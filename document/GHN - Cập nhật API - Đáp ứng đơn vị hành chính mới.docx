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hd w:fill="ffffff" w:val="clear"/>
        <w:spacing w:after="200" w:before="400" w:lineRule="auto"/>
        <w:jc w:val="center"/>
        <w:rPr>
          <w:sz w:val="40"/>
          <w:szCs w:val="40"/>
        </w:rPr>
      </w:pPr>
      <w:bookmarkStart w:colFirst="0" w:colLast="0" w:name="_gs3k608pwlnk" w:id="0"/>
      <w:bookmarkEnd w:id="0"/>
      <w:ins w:author="saisam samsung" w:id="0" w:date="2025-11-19T02:22:06Z">
        <w:del w:author="Nam Nguyen" w:id="1" w:date="2026-03-02T16:17:59Z">
          <w:r w:rsidDel="00000000" w:rsidR="00000000" w:rsidRPr="00000000">
            <w:rPr>
              <w:sz w:val="40"/>
              <w:szCs w:val="40"/>
              <w:rtl w:val="0"/>
              <w:rPrChange w:author="saisam samsung" w:id="2" w:date="2025-11-19T02:22:06Z">
                <w:rPr/>
              </w:rPrChange>
            </w:rPr>
            <w:delText xml:space="preserve">ad</w:delText>
          </w:r>
        </w:del>
      </w:ins>
      <w:r w:rsidDel="00000000" w:rsidR="00000000" w:rsidRPr="00000000">
        <w:rPr>
          <w:sz w:val="40"/>
          <w:szCs w:val="40"/>
          <w:rtl w:val="0"/>
        </w:rPr>
        <w:t xml:space="preserve">GHN - Cập nhật API - Đáp ứng đơn vị hành chính mới</w:t>
      </w:r>
    </w:p>
    <w:p w:rsidR="00000000" w:rsidDel="00000000" w:rsidP="00000000" w:rsidRDefault="00000000" w:rsidRPr="00000000" w14:paraId="00000002">
      <w:pPr>
        <w:rPr>
          <w:sz w:val="24"/>
          <w:szCs w:val="24"/>
        </w:rPr>
      </w:pPr>
      <w:r w:rsidDel="00000000" w:rsidR="00000000" w:rsidRPr="00000000">
        <w:rPr>
          <w:sz w:val="24"/>
          <w:szCs w:val="24"/>
          <w:rtl w:val="0"/>
        </w:rPr>
        <w:t xml:space="preserve">Đối với việc thay đổi đơn vị hành chính của chính phủ, GHN sẽ chấp nhận từ đối tác và quý khách hàng cả </w:t>
      </w:r>
      <w:r w:rsidDel="00000000" w:rsidR="00000000" w:rsidRPr="00000000">
        <w:rPr>
          <w:b w:val="1"/>
          <w:bCs w:val="1"/>
          <w:sz w:val="24"/>
          <w:szCs w:val="24"/>
          <w:rtl w:val="0"/>
        </w:rPr>
        <w:t xml:space="preserve">địa chỉ cũ và địa chỉ mới</w:t>
      </w:r>
      <w:r w:rsidDel="00000000" w:rsidR="00000000" w:rsidRPr="00000000">
        <w:rPr>
          <w:sz w:val="24"/>
          <w:szCs w:val="24"/>
          <w:rtl w:val="0"/>
        </w:rPr>
        <w:t xml:space="preserve"> trên thông tin đơn hàng</w:t>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sz w:val="24"/>
          <w:szCs w:val="24"/>
          <w:rtl w:val="0"/>
        </w:rPr>
        <w:t xml:space="preserve">* Không phát sinh API mới, API tạo đơn/cập nhật đơn hiện tại sẽ bổ sung thêm 3 trường thông tin xác định địa chỉ đối tác nhập là địa chỉ mới hay địa chỉ cũ</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sz w:val="24"/>
          <w:szCs w:val="24"/>
          <w:rtl w:val="0"/>
        </w:rPr>
        <w:t xml:space="preserve">* Lộ trình API:</w:t>
      </w:r>
    </w:p>
    <w:p w:rsidR="00000000" w:rsidDel="00000000" w:rsidP="00000000" w:rsidRDefault="00000000" w:rsidRPr="00000000" w14:paraId="00000007">
      <w:pPr>
        <w:rPr>
          <w:sz w:val="24"/>
          <w:szCs w:val="24"/>
        </w:rPr>
      </w:pPr>
      <w:r w:rsidDel="00000000" w:rsidR="00000000" w:rsidRPr="00000000">
        <w:rPr>
          <w:sz w:val="24"/>
          <w:szCs w:val="24"/>
          <w:rtl w:val="0"/>
        </w:rPr>
        <w:t xml:space="preserve">- 26/06 Sẵn sàng ở môi trường UAT</w:t>
      </w:r>
    </w:p>
    <w:p w:rsidR="00000000" w:rsidDel="00000000" w:rsidP="00000000" w:rsidRDefault="00000000" w:rsidRPr="00000000" w14:paraId="00000008">
      <w:pPr>
        <w:rPr>
          <w:sz w:val="24"/>
          <w:szCs w:val="24"/>
        </w:rPr>
      </w:pPr>
      <w:r w:rsidDel="00000000" w:rsidR="00000000" w:rsidRPr="00000000">
        <w:rPr>
          <w:sz w:val="24"/>
          <w:szCs w:val="24"/>
          <w:rtl w:val="0"/>
        </w:rPr>
        <w:t xml:space="preserve">- 01/07 sẽ áp dụng chính thức trên Production </w:t>
      </w:r>
    </w:p>
    <w:p w:rsidR="00000000" w:rsidDel="00000000" w:rsidP="00000000" w:rsidRDefault="00000000" w:rsidRPr="00000000" w14:paraId="00000009">
      <w:pPr>
        <w:rPr>
          <w:sz w:val="24"/>
          <w:szCs w:val="24"/>
        </w:rPr>
      </w:pPr>
      <w:r w:rsidDel="00000000" w:rsidR="00000000" w:rsidRPr="00000000">
        <w:rPr>
          <w:sz w:val="24"/>
          <w:szCs w:val="24"/>
          <w:rtl w:val="0"/>
        </w:rPr>
        <w:t xml:space="preserve">- GHN sẽ cập nhật dữ liệu nhiều lần theo ban hành từ thông tin chính phủ cung cấp</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00" w:before="0" w:line="260" w:lineRule="auto"/>
        <w:rPr>
          <w:color w:val="808080"/>
          <w:sz w:val="24"/>
          <w:szCs w:val="24"/>
          <w:highlight w:val="white"/>
        </w:rPr>
      </w:pPr>
      <w:bookmarkStart w:colFirst="0" w:colLast="0" w:name="_e8vky9irhrs1" w:id="1"/>
      <w:bookmarkEnd w:id="1"/>
      <w:r w:rsidDel="00000000" w:rsidR="00000000" w:rsidRPr="00000000">
        <w:rPr>
          <w:b w:val="1"/>
          <w:bCs w:val="1"/>
          <w:color w:val="333333"/>
          <w:sz w:val="24"/>
          <w:szCs w:val="24"/>
          <w:highlight w:val="white"/>
          <w:rtl w:val="0"/>
        </w:rPr>
        <w:t xml:space="preserve">1. API Tạo đơn hàng</w:t>
      </w:r>
      <w:r w:rsidDel="00000000" w:rsidR="00000000" w:rsidRPr="00000000">
        <w:rPr>
          <w:rtl w:val="0"/>
        </w:rPr>
      </w:r>
    </w:p>
    <w:p w:rsidR="00000000" w:rsidDel="00000000" w:rsidP="00000000" w:rsidRDefault="00000000" w:rsidRPr="00000000" w14:paraId="0000000C">
      <w:pPr>
        <w:spacing w:after="200" w:lineRule="auto"/>
        <w:rPr>
          <w:b w:val="1"/>
          <w:bCs w:val="1"/>
          <w:color w:val="808080"/>
          <w:sz w:val="24"/>
          <w:szCs w:val="24"/>
          <w:highlight w:val="yellow"/>
        </w:rPr>
      </w:pPr>
      <w:r w:rsidDel="00000000" w:rsidR="00000000" w:rsidRPr="00000000">
        <w:rPr>
          <w:b w:val="1"/>
          <w:bCs w:val="1"/>
          <w:color w:val="808080"/>
          <w:sz w:val="24"/>
          <w:szCs w:val="24"/>
          <w:highlight w:val="yellow"/>
          <w:rtl w:val="0"/>
        </w:rPr>
        <w:t xml:space="preserve">C</w:t>
      </w:r>
      <w:r w:rsidDel="00000000" w:rsidR="00000000" w:rsidRPr="00000000">
        <w:rPr>
          <w:b w:val="1"/>
          <w:bCs w:val="1"/>
          <w:color w:val="808080"/>
          <w:sz w:val="24"/>
          <w:szCs w:val="24"/>
          <w:highlight w:val="yellow"/>
          <w:rtl w:val="0"/>
        </w:rPr>
        <w:t xml:space="preserve">ậ</w:t>
      </w:r>
      <w:r w:rsidDel="00000000" w:rsidR="00000000" w:rsidRPr="00000000">
        <w:rPr>
          <w:b w:val="1"/>
          <w:bCs w:val="1"/>
          <w:color w:val="808080"/>
          <w:sz w:val="24"/>
          <w:szCs w:val="24"/>
          <w:highlight w:val="yellow"/>
          <w:rtl w:val="0"/>
        </w:rPr>
        <w:t xml:space="preserve">p nh</w:t>
      </w:r>
      <w:r w:rsidDel="00000000" w:rsidR="00000000" w:rsidRPr="00000000">
        <w:rPr>
          <w:b w:val="1"/>
          <w:bCs w:val="1"/>
          <w:color w:val="808080"/>
          <w:sz w:val="24"/>
          <w:szCs w:val="24"/>
          <w:highlight w:val="yellow"/>
          <w:rtl w:val="0"/>
        </w:rPr>
        <w:t xml:space="preserve">ậ</w:t>
      </w:r>
      <w:r w:rsidDel="00000000" w:rsidR="00000000" w:rsidRPr="00000000">
        <w:rPr>
          <w:b w:val="1"/>
          <w:bCs w:val="1"/>
          <w:color w:val="808080"/>
          <w:sz w:val="24"/>
          <w:szCs w:val="24"/>
          <w:highlight w:val="yellow"/>
          <w:rtl w:val="0"/>
        </w:rPr>
        <w:t xml:space="preserve">t 26/06/2025:</w:t>
      </w:r>
    </w:p>
    <w:p w:rsidR="00000000" w:rsidDel="00000000" w:rsidP="00000000" w:rsidRDefault="00000000" w:rsidRPr="00000000" w14:paraId="0000000D">
      <w:pPr>
        <w:spacing w:after="200" w:lineRule="auto"/>
        <w:rPr>
          <w:b w:val="1"/>
          <w:bCs w:val="1"/>
          <w:color w:val="808080"/>
          <w:sz w:val="24"/>
          <w:szCs w:val="24"/>
          <w:highlight w:val="yellow"/>
        </w:rPr>
      </w:pPr>
      <w:r w:rsidDel="00000000" w:rsidR="00000000" w:rsidRPr="00000000">
        <w:rPr>
          <w:b w:val="1"/>
          <w:bCs w:val="1"/>
          <w:color w:val="808080"/>
          <w:sz w:val="24"/>
          <w:szCs w:val="24"/>
          <w:highlight w:val="yellow"/>
          <w:rtl w:val="0"/>
        </w:rPr>
        <w:t xml:space="preserve">B</w:t>
      </w:r>
      <w:r w:rsidDel="00000000" w:rsidR="00000000" w:rsidRPr="00000000">
        <w:rPr>
          <w:b w:val="1"/>
          <w:bCs w:val="1"/>
          <w:color w:val="808080"/>
          <w:sz w:val="24"/>
          <w:szCs w:val="24"/>
          <w:highlight w:val="yellow"/>
          <w:rtl w:val="0"/>
        </w:rPr>
        <w:t xml:space="preserve">ổ </w:t>
      </w:r>
      <w:r w:rsidDel="00000000" w:rsidR="00000000" w:rsidRPr="00000000">
        <w:rPr>
          <w:b w:val="1"/>
          <w:bCs w:val="1"/>
          <w:color w:val="808080"/>
          <w:sz w:val="24"/>
          <w:szCs w:val="24"/>
          <w:highlight w:val="yellow"/>
          <w:rtl w:val="0"/>
        </w:rPr>
        <w:t xml:space="preserve">sung 3 field m</w:t>
      </w:r>
      <w:r w:rsidDel="00000000" w:rsidR="00000000" w:rsidRPr="00000000">
        <w:rPr>
          <w:b w:val="1"/>
          <w:bCs w:val="1"/>
          <w:color w:val="808080"/>
          <w:sz w:val="24"/>
          <w:szCs w:val="24"/>
          <w:highlight w:val="yellow"/>
          <w:rtl w:val="0"/>
        </w:rPr>
        <w:t xml:space="preserve">ớ</w:t>
      </w:r>
      <w:r w:rsidDel="00000000" w:rsidR="00000000" w:rsidRPr="00000000">
        <w:rPr>
          <w:b w:val="1"/>
          <w:bCs w:val="1"/>
          <w:color w:val="808080"/>
          <w:sz w:val="24"/>
          <w:szCs w:val="24"/>
          <w:highlight w:val="yellow"/>
          <w:rtl w:val="0"/>
        </w:rPr>
        <w:t xml:space="preserve">i </w:t>
      </w:r>
      <w:r w:rsidDel="00000000" w:rsidR="00000000" w:rsidRPr="00000000">
        <w:rPr>
          <w:b w:val="1"/>
          <w:bCs w:val="1"/>
          <w:color w:val="808080"/>
          <w:sz w:val="24"/>
          <w:szCs w:val="24"/>
          <w:highlight w:val="yellow"/>
          <w:rtl w:val="0"/>
        </w:rPr>
        <w:t xml:space="preserve">ở </w:t>
      </w:r>
      <w:r w:rsidDel="00000000" w:rsidR="00000000" w:rsidRPr="00000000">
        <w:rPr>
          <w:b w:val="1"/>
          <w:bCs w:val="1"/>
          <w:color w:val="808080"/>
          <w:sz w:val="24"/>
          <w:szCs w:val="24"/>
          <w:highlight w:val="yellow"/>
          <w:rtl w:val="0"/>
        </w:rPr>
        <w:t xml:space="preserve">api tạo đơn (không bắt buộc), h</w:t>
      </w:r>
      <w:r w:rsidDel="00000000" w:rsidR="00000000" w:rsidRPr="00000000">
        <w:rPr>
          <w:b w:val="1"/>
          <w:bCs w:val="1"/>
          <w:color w:val="808080"/>
          <w:sz w:val="24"/>
          <w:szCs w:val="24"/>
          <w:highlight w:val="yellow"/>
          <w:rtl w:val="0"/>
        </w:rPr>
        <w:t xml:space="preserve">ỗ </w:t>
      </w:r>
      <w:r w:rsidDel="00000000" w:rsidR="00000000" w:rsidRPr="00000000">
        <w:rPr>
          <w:b w:val="1"/>
          <w:bCs w:val="1"/>
          <w:color w:val="808080"/>
          <w:sz w:val="24"/>
          <w:szCs w:val="24"/>
          <w:highlight w:val="yellow"/>
          <w:rtl w:val="0"/>
        </w:rPr>
        <w:t xml:space="preserve">tr</w:t>
      </w:r>
      <w:r w:rsidDel="00000000" w:rsidR="00000000" w:rsidRPr="00000000">
        <w:rPr>
          <w:b w:val="1"/>
          <w:bCs w:val="1"/>
          <w:color w:val="808080"/>
          <w:sz w:val="24"/>
          <w:szCs w:val="24"/>
          <w:highlight w:val="yellow"/>
          <w:rtl w:val="0"/>
        </w:rPr>
        <w:t xml:space="preserve">ợ </w:t>
      </w:r>
      <w:r w:rsidDel="00000000" w:rsidR="00000000" w:rsidRPr="00000000">
        <w:rPr>
          <w:b w:val="1"/>
          <w:bCs w:val="1"/>
          <w:color w:val="808080"/>
          <w:sz w:val="24"/>
          <w:szCs w:val="24"/>
          <w:highlight w:val="yellow"/>
          <w:rtl w:val="0"/>
        </w:rPr>
        <w:t xml:space="preserve">kh</w:t>
      </w:r>
      <w:r w:rsidDel="00000000" w:rsidR="00000000" w:rsidRPr="00000000">
        <w:rPr>
          <w:b w:val="1"/>
          <w:bCs w:val="1"/>
          <w:color w:val="808080"/>
          <w:sz w:val="24"/>
          <w:szCs w:val="24"/>
          <w:highlight w:val="yellow"/>
          <w:rtl w:val="0"/>
        </w:rPr>
        <w:t xml:space="preserve">á</w:t>
      </w:r>
      <w:r w:rsidDel="00000000" w:rsidR="00000000" w:rsidRPr="00000000">
        <w:rPr>
          <w:b w:val="1"/>
          <w:bCs w:val="1"/>
          <w:color w:val="808080"/>
          <w:sz w:val="24"/>
          <w:szCs w:val="24"/>
          <w:highlight w:val="yellow"/>
          <w:rtl w:val="0"/>
        </w:rPr>
        <w:t xml:space="preserve">ch h</w:t>
      </w:r>
      <w:r w:rsidDel="00000000" w:rsidR="00000000" w:rsidRPr="00000000">
        <w:rPr>
          <w:b w:val="1"/>
          <w:bCs w:val="1"/>
          <w:color w:val="808080"/>
          <w:sz w:val="24"/>
          <w:szCs w:val="24"/>
          <w:highlight w:val="yellow"/>
          <w:rtl w:val="0"/>
        </w:rPr>
        <w:t xml:space="preserve">à</w:t>
      </w:r>
      <w:r w:rsidDel="00000000" w:rsidR="00000000" w:rsidRPr="00000000">
        <w:rPr>
          <w:b w:val="1"/>
          <w:bCs w:val="1"/>
          <w:color w:val="808080"/>
          <w:sz w:val="24"/>
          <w:szCs w:val="24"/>
          <w:highlight w:val="yellow"/>
          <w:rtl w:val="0"/>
        </w:rPr>
        <w:t xml:space="preserve">ng s</w:t>
      </w:r>
      <w:r w:rsidDel="00000000" w:rsidR="00000000" w:rsidRPr="00000000">
        <w:rPr>
          <w:b w:val="1"/>
          <w:bCs w:val="1"/>
          <w:color w:val="808080"/>
          <w:sz w:val="24"/>
          <w:szCs w:val="24"/>
          <w:highlight w:val="yellow"/>
          <w:rtl w:val="0"/>
        </w:rPr>
        <w:t xml:space="preserve">ử </w:t>
      </w:r>
      <w:r w:rsidDel="00000000" w:rsidR="00000000" w:rsidRPr="00000000">
        <w:rPr>
          <w:b w:val="1"/>
          <w:bCs w:val="1"/>
          <w:color w:val="808080"/>
          <w:sz w:val="24"/>
          <w:szCs w:val="24"/>
          <w:highlight w:val="yellow"/>
          <w:rtl w:val="0"/>
        </w:rPr>
        <w:t xml:space="preserve">d</w:t>
      </w:r>
      <w:r w:rsidDel="00000000" w:rsidR="00000000" w:rsidRPr="00000000">
        <w:rPr>
          <w:b w:val="1"/>
          <w:bCs w:val="1"/>
          <w:color w:val="808080"/>
          <w:sz w:val="24"/>
          <w:szCs w:val="24"/>
          <w:highlight w:val="yellow"/>
          <w:rtl w:val="0"/>
        </w:rPr>
        <w:t xml:space="preserve">ụ</w:t>
      </w:r>
      <w:r w:rsidDel="00000000" w:rsidR="00000000" w:rsidRPr="00000000">
        <w:rPr>
          <w:b w:val="1"/>
          <w:bCs w:val="1"/>
          <w:color w:val="808080"/>
          <w:sz w:val="24"/>
          <w:szCs w:val="24"/>
          <w:highlight w:val="yellow"/>
          <w:rtl w:val="0"/>
        </w:rPr>
        <w:t xml:space="preserve">ng </w:t>
      </w:r>
      <w:r w:rsidDel="00000000" w:rsidR="00000000" w:rsidRPr="00000000">
        <w:rPr>
          <w:b w:val="1"/>
          <w:bCs w:val="1"/>
          <w:color w:val="808080"/>
          <w:sz w:val="24"/>
          <w:szCs w:val="24"/>
          <w:highlight w:val="yellow"/>
          <w:rtl w:val="0"/>
        </w:rPr>
        <w:t xml:space="preserve">đơ</w:t>
      </w:r>
      <w:r w:rsidDel="00000000" w:rsidR="00000000" w:rsidRPr="00000000">
        <w:rPr>
          <w:b w:val="1"/>
          <w:bCs w:val="1"/>
          <w:color w:val="808080"/>
          <w:sz w:val="24"/>
          <w:szCs w:val="24"/>
          <w:highlight w:val="yellow"/>
          <w:rtl w:val="0"/>
        </w:rPr>
        <w:t xml:space="preserve">n v</w:t>
      </w:r>
      <w:r w:rsidDel="00000000" w:rsidR="00000000" w:rsidRPr="00000000">
        <w:rPr>
          <w:b w:val="1"/>
          <w:bCs w:val="1"/>
          <w:color w:val="808080"/>
          <w:sz w:val="24"/>
          <w:szCs w:val="24"/>
          <w:highlight w:val="yellow"/>
          <w:rtl w:val="0"/>
        </w:rPr>
        <w:t xml:space="preserve">ị </w:t>
      </w:r>
      <w:r w:rsidDel="00000000" w:rsidR="00000000" w:rsidRPr="00000000">
        <w:rPr>
          <w:b w:val="1"/>
          <w:bCs w:val="1"/>
          <w:color w:val="808080"/>
          <w:sz w:val="24"/>
          <w:szCs w:val="24"/>
          <w:highlight w:val="yellow"/>
          <w:rtl w:val="0"/>
        </w:rPr>
        <w:t xml:space="preserve">h</w:t>
      </w:r>
      <w:r w:rsidDel="00000000" w:rsidR="00000000" w:rsidRPr="00000000">
        <w:rPr>
          <w:b w:val="1"/>
          <w:bCs w:val="1"/>
          <w:color w:val="808080"/>
          <w:sz w:val="24"/>
          <w:szCs w:val="24"/>
          <w:highlight w:val="yellow"/>
          <w:rtl w:val="0"/>
        </w:rPr>
        <w:t xml:space="preserve">à</w:t>
      </w:r>
      <w:r w:rsidDel="00000000" w:rsidR="00000000" w:rsidRPr="00000000">
        <w:rPr>
          <w:b w:val="1"/>
          <w:bCs w:val="1"/>
          <w:color w:val="808080"/>
          <w:sz w:val="24"/>
          <w:szCs w:val="24"/>
          <w:highlight w:val="yellow"/>
          <w:rtl w:val="0"/>
        </w:rPr>
        <w:t xml:space="preserve">nh ch</w:t>
      </w:r>
      <w:r w:rsidDel="00000000" w:rsidR="00000000" w:rsidRPr="00000000">
        <w:rPr>
          <w:b w:val="1"/>
          <w:bCs w:val="1"/>
          <w:color w:val="808080"/>
          <w:sz w:val="24"/>
          <w:szCs w:val="24"/>
          <w:highlight w:val="yellow"/>
          <w:rtl w:val="0"/>
        </w:rPr>
        <w:t xml:space="preserve">í</w:t>
      </w:r>
      <w:r w:rsidDel="00000000" w:rsidR="00000000" w:rsidRPr="00000000">
        <w:rPr>
          <w:b w:val="1"/>
          <w:bCs w:val="1"/>
          <w:color w:val="808080"/>
          <w:sz w:val="24"/>
          <w:szCs w:val="24"/>
          <w:highlight w:val="yellow"/>
          <w:rtl w:val="0"/>
        </w:rPr>
        <w:t xml:space="preserve">nh m</w:t>
      </w:r>
      <w:r w:rsidDel="00000000" w:rsidR="00000000" w:rsidRPr="00000000">
        <w:rPr>
          <w:b w:val="1"/>
          <w:bCs w:val="1"/>
          <w:color w:val="808080"/>
          <w:sz w:val="24"/>
          <w:szCs w:val="24"/>
          <w:highlight w:val="yellow"/>
          <w:rtl w:val="0"/>
        </w:rPr>
        <w:t xml:space="preserve">ớ</w:t>
      </w:r>
      <w:r w:rsidDel="00000000" w:rsidR="00000000" w:rsidRPr="00000000">
        <w:rPr>
          <w:b w:val="1"/>
          <w:bCs w:val="1"/>
          <w:color w:val="808080"/>
          <w:sz w:val="24"/>
          <w:szCs w:val="24"/>
          <w:highlight w:val="yellow"/>
          <w:rtl w:val="0"/>
        </w:rPr>
        <w:t xml:space="preserve">i</w:t>
      </w:r>
    </w:p>
    <w:p w:rsidR="00000000" w:rsidDel="00000000" w:rsidP="00000000" w:rsidRDefault="00000000" w:rsidRPr="00000000" w14:paraId="0000000E">
      <w:pPr>
        <w:numPr>
          <w:ilvl w:val="0"/>
          <w:numId w:val="1"/>
        </w:numPr>
        <w:spacing w:after="0" w:afterAutospacing="0" w:line="360" w:lineRule="auto"/>
        <w:ind w:left="720" w:hanging="360"/>
        <w:rPr>
          <w:rFonts w:ascii="Times New Roman" w:cs="Times New Roman" w:eastAsia="Times New Roman" w:hAnsi="Times New Roman"/>
          <w:color w:val="808080"/>
          <w:sz w:val="24"/>
          <w:szCs w:val="24"/>
          <w:highlight w:val="yellow"/>
        </w:rPr>
      </w:pPr>
      <w:r w:rsidDel="00000000" w:rsidR="00000000" w:rsidRPr="00000000">
        <w:rPr>
          <w:b w:val="1"/>
          <w:bCs w:val="1"/>
          <w:color w:val="808080"/>
          <w:sz w:val="24"/>
          <w:szCs w:val="24"/>
          <w:highlight w:val="yellow"/>
          <w:rtl w:val="0"/>
        </w:rPr>
        <w:t xml:space="preserve">is_new_from_address: </w:t>
      </w:r>
      <w:r w:rsidDel="00000000" w:rsidR="00000000" w:rsidRPr="00000000">
        <w:rPr>
          <w:color w:val="808080"/>
          <w:sz w:val="24"/>
          <w:szCs w:val="24"/>
          <w:highlight w:val="yellow"/>
          <w:rtl w:val="0"/>
        </w:rPr>
        <w:t xml:space="preserve">xác định địa chỉ gửi khách hàng nhập là địa chỉ cũ hoặc mới. Giá trị TRUE là sử dụng địa chỉ mới vào các field địa chỉ, không truyền hoặc giá trị FALSE là sử dụng địa chỉ cũ vào các field địa chỉ</w:t>
      </w:r>
    </w:p>
    <w:p w:rsidR="00000000" w:rsidDel="00000000" w:rsidP="00000000" w:rsidRDefault="00000000" w:rsidRPr="00000000" w14:paraId="0000000F">
      <w:pPr>
        <w:numPr>
          <w:ilvl w:val="0"/>
          <w:numId w:val="1"/>
        </w:numPr>
        <w:spacing w:after="0" w:afterAutospacing="0" w:line="360" w:lineRule="auto"/>
        <w:ind w:left="720" w:hanging="360"/>
        <w:rPr>
          <w:rFonts w:ascii="Times New Roman" w:cs="Times New Roman" w:eastAsia="Times New Roman" w:hAnsi="Times New Roman"/>
          <w:color w:val="808080"/>
          <w:sz w:val="24"/>
          <w:szCs w:val="24"/>
          <w:highlight w:val="yellow"/>
        </w:rPr>
      </w:pPr>
      <w:r w:rsidDel="00000000" w:rsidR="00000000" w:rsidRPr="00000000">
        <w:rPr>
          <w:b w:val="1"/>
          <w:bCs w:val="1"/>
          <w:color w:val="808080"/>
          <w:sz w:val="24"/>
          <w:szCs w:val="24"/>
          <w:highlight w:val="yellow"/>
          <w:rtl w:val="0"/>
        </w:rPr>
        <w:t xml:space="preserve">is_new_to_address: </w:t>
      </w:r>
      <w:r w:rsidDel="00000000" w:rsidR="00000000" w:rsidRPr="00000000">
        <w:rPr>
          <w:color w:val="808080"/>
          <w:sz w:val="24"/>
          <w:szCs w:val="24"/>
          <w:highlight w:val="yellow"/>
          <w:rtl w:val="0"/>
        </w:rPr>
        <w:t xml:space="preserve">xác định địa chỉ nhận khách hàng nhập là địa chỉ cũ hoặc mới. Giá trị TRUE là sử dụng địa chỉ mới vào các field địa chỉ, không truyền hoặc giá trị FALSE là sử dụng địa chỉ cũ vào các field địa chỉ</w:t>
      </w:r>
      <w:r w:rsidDel="00000000" w:rsidR="00000000" w:rsidRPr="00000000">
        <w:rPr>
          <w:rtl w:val="0"/>
        </w:rPr>
      </w:r>
    </w:p>
    <w:p w:rsidR="00000000" w:rsidDel="00000000" w:rsidP="00000000" w:rsidRDefault="00000000" w:rsidRPr="00000000" w14:paraId="00000010">
      <w:pPr>
        <w:numPr>
          <w:ilvl w:val="0"/>
          <w:numId w:val="1"/>
        </w:numPr>
        <w:spacing w:after="200" w:line="360" w:lineRule="auto"/>
        <w:ind w:left="720" w:hanging="360"/>
        <w:rPr>
          <w:rFonts w:ascii="Times New Roman" w:cs="Times New Roman" w:eastAsia="Times New Roman" w:hAnsi="Times New Roman"/>
          <w:color w:val="808080"/>
          <w:sz w:val="24"/>
          <w:szCs w:val="24"/>
          <w:highlight w:val="yellow"/>
        </w:rPr>
      </w:pPr>
      <w:r w:rsidDel="00000000" w:rsidR="00000000" w:rsidRPr="00000000">
        <w:rPr>
          <w:b w:val="1"/>
          <w:bCs w:val="1"/>
          <w:color w:val="808080"/>
          <w:sz w:val="24"/>
          <w:szCs w:val="24"/>
          <w:highlight w:val="yellow"/>
          <w:rtl w:val="0"/>
        </w:rPr>
        <w:t xml:space="preserve">is_new_return_address: </w:t>
      </w:r>
      <w:r w:rsidDel="00000000" w:rsidR="00000000" w:rsidRPr="00000000">
        <w:rPr>
          <w:color w:val="808080"/>
          <w:sz w:val="24"/>
          <w:szCs w:val="24"/>
          <w:highlight w:val="yellow"/>
          <w:rtl w:val="0"/>
        </w:rPr>
        <w:t xml:space="preserve">xác định địa chỉ trả khách hàng nhập là địa chỉ cũ hoặc mới. Giá trị TRUE là sử dụng địa chỉ mới vào các field địa chỉ, không truyền hoặc giá trị FALSE là sử dụng địa chỉ cũ vào các field địa chỉ</w:t>
      </w:r>
      <w:r w:rsidDel="00000000" w:rsidR="00000000" w:rsidRPr="00000000">
        <w:rPr>
          <w:rtl w:val="0"/>
        </w:rPr>
      </w:r>
    </w:p>
    <w:p w:rsidR="00000000" w:rsidDel="00000000" w:rsidP="00000000" w:rsidRDefault="00000000" w:rsidRPr="00000000" w14:paraId="00000011">
      <w:pPr>
        <w:spacing w:after="200" w:lineRule="auto"/>
        <w:rPr>
          <w:rFonts w:ascii="Times New Roman" w:cs="Times New Roman" w:eastAsia="Times New Roman" w:hAnsi="Times New Roman"/>
          <w:color w:val="808080"/>
          <w:sz w:val="24"/>
          <w:szCs w:val="24"/>
          <w:highlight w:val="white"/>
        </w:rPr>
      </w:pPr>
      <w:r w:rsidDel="00000000" w:rsidR="00000000" w:rsidRPr="00000000">
        <w:rPr>
          <w:rFonts w:ascii="Times New Roman" w:cs="Times New Roman" w:eastAsia="Times New Roman" w:hAnsi="Times New Roman"/>
          <w:color w:val="808080"/>
          <w:sz w:val="24"/>
          <w:szCs w:val="24"/>
          <w:highlight w:val="white"/>
          <w:rtl w:val="0"/>
        </w:rPr>
        <w:t xml:space="preserve"> </w:t>
      </w:r>
    </w:p>
    <w:p w:rsidR="00000000" w:rsidDel="00000000" w:rsidP="00000000" w:rsidRDefault="00000000" w:rsidRPr="00000000" w14:paraId="0000001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13">
      <w:pPr>
        <w:rPr>
          <w:b w:val="1"/>
          <w:bCs w:val="1"/>
          <w:color w:val="ffffff"/>
          <w:sz w:val="24"/>
          <w:szCs w:val="24"/>
          <w:shd w:fill="4070ec" w:val="clear"/>
        </w:rPr>
      </w:pPr>
      <w:r w:rsidDel="00000000" w:rsidR="00000000" w:rsidRPr="00000000">
        <w:rPr>
          <w:b w:val="1"/>
          <w:bCs w:val="1"/>
          <w:color w:val="ffffff"/>
          <w:sz w:val="24"/>
          <w:szCs w:val="24"/>
          <w:shd w:fill="4070ec" w:val="clear"/>
          <w:rtl w:val="0"/>
        </w:rPr>
        <w:t xml:space="preserve">POST/GET</w:t>
      </w:r>
    </w:p>
    <w:p w:rsidR="00000000" w:rsidDel="00000000" w:rsidP="00000000" w:rsidRDefault="00000000" w:rsidRPr="00000000" w14:paraId="00000014">
      <w:pPr>
        <w:spacing w:before="100" w:lineRule="auto"/>
        <w:ind w:left="-360" w:firstLine="0"/>
        <w:rPr>
          <w:color w:val="555555"/>
          <w:sz w:val="24"/>
          <w:szCs w:val="24"/>
          <w:highlight w:val="white"/>
        </w:rPr>
      </w:pPr>
      <w:r w:rsidDel="00000000" w:rsidR="00000000" w:rsidRPr="00000000">
        <w:rPr>
          <w:color w:val="555555"/>
          <w:sz w:val="24"/>
          <w:szCs w:val="24"/>
          <w:highlight w:val="white"/>
          <w:rtl w:val="0"/>
        </w:rPr>
        <w:t xml:space="preserve">Production</w:t>
      </w:r>
    </w:p>
    <w:p w:rsidR="00000000" w:rsidDel="00000000" w:rsidP="00000000" w:rsidRDefault="00000000" w:rsidRPr="00000000" w14:paraId="00000015">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40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https://online-gateway.ghn.vn/shiip/public-api/v2/shipping-order/create</w:t>
      </w:r>
    </w:p>
    <w:p w:rsidR="00000000" w:rsidDel="00000000" w:rsidP="00000000" w:rsidRDefault="00000000" w:rsidRPr="00000000" w14:paraId="0000001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17">
      <w:pPr>
        <w:spacing w:before="100" w:lineRule="auto"/>
        <w:ind w:left="-360" w:firstLine="0"/>
        <w:rPr>
          <w:color w:val="555555"/>
          <w:sz w:val="24"/>
          <w:szCs w:val="24"/>
          <w:highlight w:val="white"/>
        </w:rPr>
      </w:pPr>
      <w:r w:rsidDel="00000000" w:rsidR="00000000" w:rsidRPr="00000000">
        <w:rPr>
          <w:color w:val="555555"/>
          <w:sz w:val="24"/>
          <w:szCs w:val="24"/>
          <w:highlight w:val="white"/>
          <w:rtl w:val="0"/>
        </w:rPr>
        <w:t xml:space="preserve">Test</w:t>
      </w:r>
    </w:p>
    <w:p w:rsidR="00000000" w:rsidDel="00000000" w:rsidP="00000000" w:rsidRDefault="00000000" w:rsidRPr="00000000" w14:paraId="00000018">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40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https://dev-online-gateway.ghn.vn/shiip/public-api/v2/shipping-order/create</w:t>
      </w:r>
    </w:p>
    <w:p w:rsidR="00000000" w:rsidDel="00000000" w:rsidP="00000000" w:rsidRDefault="00000000" w:rsidRPr="00000000" w14:paraId="00000019">
      <w:pPr>
        <w:spacing w:before="100" w:lineRule="auto"/>
        <w:ind w:left="-360" w:firstLine="0"/>
        <w:rPr>
          <w:color w:val="555555"/>
          <w:sz w:val="24"/>
          <w:szCs w:val="24"/>
          <w:highlight w:val="white"/>
        </w:rPr>
      </w:pPr>
      <w:r w:rsidDel="00000000" w:rsidR="00000000" w:rsidRPr="00000000">
        <w:rPr>
          <w:color w:val="555555"/>
          <w:sz w:val="24"/>
          <w:szCs w:val="24"/>
          <w:highlight w:val="white"/>
          <w:rtl w:val="0"/>
        </w:rPr>
        <w:t xml:space="preserve">Curl</w:t>
      </w:r>
    </w:p>
    <w:p w:rsidR="00000000" w:rsidDel="00000000" w:rsidP="00000000" w:rsidRDefault="00000000" w:rsidRPr="00000000" w14:paraId="0000001A">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40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curl --location --request POST 'https://dev-online-gateway.ghn.vn/shiip/public-api/v2/shipping-order/create' \</w:t>
        <w:br w:type="textWrapping"/>
        <w:t xml:space="preserve">--header 'Content-Type: application/json' \</w:t>
      </w:r>
    </w:p>
    <w:p w:rsidR="00000000" w:rsidDel="00000000" w:rsidP="00000000" w:rsidRDefault="00000000" w:rsidRPr="00000000" w14:paraId="0000001B">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40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--header 'ShopId: 193270' \</w:t>
      </w:r>
    </w:p>
    <w:p w:rsidR="00000000" w:rsidDel="00000000" w:rsidP="00000000" w:rsidRDefault="00000000" w:rsidRPr="00000000" w14:paraId="0000001C">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40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--header 'Token: 568912b0-e502-11ef-b2e4-6ec7c647cc27' \</w:t>
      </w:r>
    </w:p>
    <w:p w:rsidR="00000000" w:rsidDel="00000000" w:rsidP="00000000" w:rsidRDefault="00000000" w:rsidRPr="00000000" w14:paraId="0000001D">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40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--data-raw '{</w:t>
      </w:r>
    </w:p>
    <w:p w:rsidR="00000000" w:rsidDel="00000000" w:rsidP="00000000" w:rsidRDefault="00000000" w:rsidRPr="00000000" w14:paraId="0000001E">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40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"payment_type_id": 2,</w:t>
      </w:r>
    </w:p>
    <w:p w:rsidR="00000000" w:rsidDel="00000000" w:rsidP="00000000" w:rsidRDefault="00000000" w:rsidRPr="00000000" w14:paraId="0000001F">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40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"note": "Tintest 123",</w:t>
      </w:r>
    </w:p>
    <w:p w:rsidR="00000000" w:rsidDel="00000000" w:rsidP="00000000" w:rsidRDefault="00000000" w:rsidRPr="00000000" w14:paraId="00000020">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40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"required_note": "KHONGCHOXEMHANG",</w:t>
      </w:r>
    </w:p>
    <w:p w:rsidR="00000000" w:rsidDel="00000000" w:rsidP="00000000" w:rsidRDefault="00000000" w:rsidRPr="00000000" w14:paraId="00000021">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40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"return_phone": "0332190158",</w:t>
      </w:r>
    </w:p>
    <w:p w:rsidR="00000000" w:rsidDel="00000000" w:rsidP="00000000" w:rsidRDefault="00000000" w:rsidRPr="00000000" w14:paraId="00000022">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40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"is_new_return_address": false,</w:t>
      </w:r>
    </w:p>
    <w:p w:rsidR="00000000" w:rsidDel="00000000" w:rsidP="00000000" w:rsidRDefault="00000000" w:rsidRPr="00000000" w14:paraId="00000023">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40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"return_address": null,</w:t>
      </w:r>
    </w:p>
    <w:p w:rsidR="00000000" w:rsidDel="00000000" w:rsidP="00000000" w:rsidRDefault="00000000" w:rsidRPr="00000000" w14:paraId="00000024">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40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"return_district_id": null,</w:t>
      </w:r>
    </w:p>
    <w:p w:rsidR="00000000" w:rsidDel="00000000" w:rsidP="00000000" w:rsidRDefault="00000000" w:rsidRPr="00000000" w14:paraId="00000025">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40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"return_ward_code": null,</w:t>
      </w:r>
    </w:p>
    <w:p w:rsidR="00000000" w:rsidDel="00000000" w:rsidP="00000000" w:rsidRDefault="00000000" w:rsidRPr="00000000" w14:paraId="00000026">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40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"client_order_code": "",</w:t>
      </w:r>
    </w:p>
    <w:p w:rsidR="00000000" w:rsidDel="00000000" w:rsidP="00000000" w:rsidRDefault="00000000" w:rsidRPr="00000000" w14:paraId="00000027">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40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"from_name": "TinTest124",</w:t>
      </w:r>
    </w:p>
    <w:p w:rsidR="00000000" w:rsidDel="00000000" w:rsidP="00000000" w:rsidRDefault="00000000" w:rsidRPr="00000000" w14:paraId="00000028">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40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"from_phone": "0987654321",</w:t>
      </w:r>
    </w:p>
    <w:p w:rsidR="00000000" w:rsidDel="00000000" w:rsidP="00000000" w:rsidRDefault="00000000" w:rsidRPr="00000000" w14:paraId="00000029">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40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"is_new_from_address": false,</w:t>
      </w:r>
    </w:p>
    <w:p w:rsidR="00000000" w:rsidDel="00000000" w:rsidP="00000000" w:rsidRDefault="00000000" w:rsidRPr="00000000" w14:paraId="0000002A">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400" w:lineRule="auto"/>
        <w:rPr>
          <w:rFonts w:ascii="Courier New" w:cs="Courier New" w:eastAsia="Courier New" w:hAnsi="Courier New"/>
          <w:color w:val="ffffff"/>
          <w:sz w:val="24"/>
          <w:szCs w:val="24"/>
        </w:rPr>
      </w:pPr>
      <w:r w:rsidDel="00000000" w:rsidR="00000000" w:rsidRPr="00000000">
        <w:rPr>
          <w:rFonts w:ascii="Cousine" w:cs="Cousine" w:eastAsia="Cousine" w:hAnsi="Cousine"/>
          <w:color w:val="ffffff"/>
          <w:sz w:val="24"/>
          <w:szCs w:val="24"/>
          <w:rtl w:val="0"/>
        </w:rPr>
        <w:t xml:space="preserve">    "from_address": "72 Thành Thái, Phường 14, Quận 10, Hồ Chí Minh, Vietnam",</w:t>
      </w:r>
    </w:p>
    <w:p w:rsidR="00000000" w:rsidDel="00000000" w:rsidP="00000000" w:rsidRDefault="00000000" w:rsidRPr="00000000" w14:paraId="0000002B">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400" w:lineRule="auto"/>
        <w:rPr>
          <w:rFonts w:ascii="Courier New" w:cs="Courier New" w:eastAsia="Courier New" w:hAnsi="Courier New"/>
          <w:color w:val="ffffff"/>
          <w:sz w:val="24"/>
          <w:szCs w:val="24"/>
        </w:rPr>
      </w:pPr>
      <w:r w:rsidDel="00000000" w:rsidR="00000000" w:rsidRPr="00000000">
        <w:rPr>
          <w:rFonts w:ascii="Cousine" w:cs="Cousine" w:eastAsia="Cousine" w:hAnsi="Cousine"/>
          <w:color w:val="ffffff"/>
          <w:sz w:val="24"/>
          <w:szCs w:val="24"/>
          <w:rtl w:val="0"/>
        </w:rPr>
        <w:t xml:space="preserve">    "from_ward_name": "Phường 14",</w:t>
      </w:r>
    </w:p>
    <w:p w:rsidR="00000000" w:rsidDel="00000000" w:rsidP="00000000" w:rsidRDefault="00000000" w:rsidRPr="00000000" w14:paraId="0000002C">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400" w:lineRule="auto"/>
        <w:rPr>
          <w:rFonts w:ascii="Courier New" w:cs="Courier New" w:eastAsia="Courier New" w:hAnsi="Courier New"/>
          <w:color w:val="ffffff"/>
          <w:sz w:val="24"/>
          <w:szCs w:val="24"/>
        </w:rPr>
      </w:pPr>
      <w:r w:rsidDel="00000000" w:rsidR="00000000" w:rsidRPr="00000000">
        <w:rPr>
          <w:rFonts w:ascii="Cousine" w:cs="Cousine" w:eastAsia="Cousine" w:hAnsi="Cousine"/>
          <w:color w:val="ffffff"/>
          <w:sz w:val="24"/>
          <w:szCs w:val="24"/>
          <w:rtl w:val="0"/>
        </w:rPr>
        <w:t xml:space="preserve">    "from_district_name": "Quận 10",</w:t>
      </w:r>
    </w:p>
    <w:p w:rsidR="00000000" w:rsidDel="00000000" w:rsidP="00000000" w:rsidRDefault="00000000" w:rsidRPr="00000000" w14:paraId="0000002D">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40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"from_province_name": "HCM",</w:t>
      </w:r>
    </w:p>
    <w:p w:rsidR="00000000" w:rsidDel="00000000" w:rsidP="00000000" w:rsidRDefault="00000000" w:rsidRPr="00000000" w14:paraId="0000002E">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40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"to_name": "TinTest124",</w:t>
      </w:r>
    </w:p>
    <w:p w:rsidR="00000000" w:rsidDel="00000000" w:rsidP="00000000" w:rsidRDefault="00000000" w:rsidRPr="00000000" w14:paraId="0000002F">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40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"to_phone": "0987654321",</w:t>
      </w:r>
    </w:p>
    <w:p w:rsidR="00000000" w:rsidDel="00000000" w:rsidP="00000000" w:rsidRDefault="00000000" w:rsidRPr="00000000" w14:paraId="00000030">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40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"is_new_to_address": false,</w:t>
      </w:r>
    </w:p>
    <w:p w:rsidR="00000000" w:rsidDel="00000000" w:rsidP="00000000" w:rsidRDefault="00000000" w:rsidRPr="00000000" w14:paraId="00000031">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400" w:lineRule="auto"/>
        <w:rPr>
          <w:rFonts w:ascii="Courier New" w:cs="Courier New" w:eastAsia="Courier New" w:hAnsi="Courier New"/>
          <w:color w:val="ffffff"/>
          <w:sz w:val="24"/>
          <w:szCs w:val="24"/>
        </w:rPr>
      </w:pPr>
      <w:r w:rsidDel="00000000" w:rsidR="00000000" w:rsidRPr="00000000">
        <w:rPr>
          <w:rFonts w:ascii="Cousine" w:cs="Cousine" w:eastAsia="Cousine" w:hAnsi="Cousine"/>
          <w:color w:val="ffffff"/>
          <w:sz w:val="24"/>
          <w:szCs w:val="24"/>
          <w:rtl w:val="0"/>
        </w:rPr>
        <w:t xml:space="preserve">    "to_address": "72 Thành Thái, Phường 14, Quận 10, Hồ Chí Minh, Vietnam",</w:t>
      </w:r>
    </w:p>
    <w:p w:rsidR="00000000" w:rsidDel="00000000" w:rsidP="00000000" w:rsidRDefault="00000000" w:rsidRPr="00000000" w14:paraId="00000032">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400" w:lineRule="auto"/>
        <w:rPr>
          <w:rFonts w:ascii="Courier New" w:cs="Courier New" w:eastAsia="Courier New" w:hAnsi="Courier New"/>
          <w:color w:val="ffffff"/>
          <w:sz w:val="24"/>
          <w:szCs w:val="24"/>
        </w:rPr>
      </w:pPr>
      <w:r w:rsidDel="00000000" w:rsidR="00000000" w:rsidRPr="00000000">
        <w:rPr>
          <w:rFonts w:ascii="Cousine" w:cs="Cousine" w:eastAsia="Cousine" w:hAnsi="Cousine"/>
          <w:color w:val="ffffff"/>
          <w:sz w:val="24"/>
          <w:szCs w:val="24"/>
          <w:rtl w:val="0"/>
        </w:rPr>
        <w:t xml:space="preserve">    "to_ward_name": "Phường 14",</w:t>
      </w:r>
    </w:p>
    <w:p w:rsidR="00000000" w:rsidDel="00000000" w:rsidP="00000000" w:rsidRDefault="00000000" w:rsidRPr="00000000" w14:paraId="00000033">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400" w:lineRule="auto"/>
        <w:rPr>
          <w:rFonts w:ascii="Courier New" w:cs="Courier New" w:eastAsia="Courier New" w:hAnsi="Courier New"/>
          <w:color w:val="ffffff"/>
          <w:sz w:val="24"/>
          <w:szCs w:val="24"/>
        </w:rPr>
      </w:pPr>
      <w:r w:rsidDel="00000000" w:rsidR="00000000" w:rsidRPr="00000000">
        <w:rPr>
          <w:rFonts w:ascii="Cousine" w:cs="Cousine" w:eastAsia="Cousine" w:hAnsi="Cousine"/>
          <w:color w:val="ffffff"/>
          <w:sz w:val="24"/>
          <w:szCs w:val="24"/>
          <w:rtl w:val="0"/>
        </w:rPr>
        <w:t xml:space="preserve">    "to_district_name": "Quận 10",</w:t>
      </w:r>
    </w:p>
    <w:p w:rsidR="00000000" w:rsidDel="00000000" w:rsidP="00000000" w:rsidRDefault="00000000" w:rsidRPr="00000000" w14:paraId="00000034">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40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"to_province_name": "HCM",</w:t>
      </w:r>
    </w:p>
    <w:p w:rsidR="00000000" w:rsidDel="00000000" w:rsidP="00000000" w:rsidRDefault="00000000" w:rsidRPr="00000000" w14:paraId="00000035">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40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"cod_amount": 200000,</w:t>
      </w:r>
    </w:p>
    <w:p w:rsidR="00000000" w:rsidDel="00000000" w:rsidP="00000000" w:rsidRDefault="00000000" w:rsidRPr="00000000" w14:paraId="00000036">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40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"content": "Theo New York Times",</w:t>
      </w:r>
    </w:p>
    <w:p w:rsidR="00000000" w:rsidDel="00000000" w:rsidP="00000000" w:rsidRDefault="00000000" w:rsidRPr="00000000" w14:paraId="00000037">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40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"length": 12,</w:t>
      </w:r>
    </w:p>
    <w:p w:rsidR="00000000" w:rsidDel="00000000" w:rsidP="00000000" w:rsidRDefault="00000000" w:rsidRPr="00000000" w14:paraId="00000038">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40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"width": 12,</w:t>
      </w:r>
    </w:p>
    <w:p w:rsidR="00000000" w:rsidDel="00000000" w:rsidP="00000000" w:rsidRDefault="00000000" w:rsidRPr="00000000" w14:paraId="00000039">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40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"height": 12,</w:t>
        <w:br w:type="textWrapping"/>
        <w:t xml:space="preserve">    "weight": 1200,</w:t>
      </w:r>
    </w:p>
    <w:p w:rsidR="00000000" w:rsidDel="00000000" w:rsidP="00000000" w:rsidRDefault="00000000" w:rsidRPr="00000000" w14:paraId="0000003A">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40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"cod_failed_amount": 2000,                  </w:t>
      </w:r>
    </w:p>
    <w:p w:rsidR="00000000" w:rsidDel="00000000" w:rsidP="00000000" w:rsidRDefault="00000000" w:rsidRPr="00000000" w14:paraId="0000003B">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40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"pick_station_id": 1444,</w:t>
      </w:r>
    </w:p>
    <w:p w:rsidR="00000000" w:rsidDel="00000000" w:rsidP="00000000" w:rsidRDefault="00000000" w:rsidRPr="00000000" w14:paraId="0000003C">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40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"deliver_station_id": null,</w:t>
      </w:r>
    </w:p>
    <w:p w:rsidR="00000000" w:rsidDel="00000000" w:rsidP="00000000" w:rsidRDefault="00000000" w:rsidRPr="00000000" w14:paraId="0000003D">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40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"insurance_value": 10000000,</w:t>
      </w:r>
    </w:p>
    <w:p w:rsidR="00000000" w:rsidDel="00000000" w:rsidP="00000000" w:rsidRDefault="00000000" w:rsidRPr="00000000" w14:paraId="0000003E">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40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"service_type_id": 2,</w:t>
      </w:r>
    </w:p>
    <w:p w:rsidR="00000000" w:rsidDel="00000000" w:rsidP="00000000" w:rsidRDefault="00000000" w:rsidRPr="00000000" w14:paraId="0000003F">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40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"coupon": null,</w:t>
      </w:r>
    </w:p>
    <w:p w:rsidR="00000000" w:rsidDel="00000000" w:rsidP="00000000" w:rsidRDefault="00000000" w:rsidRPr="00000000" w14:paraId="00000040">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40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"pickup_time": 1692840132,</w:t>
      </w:r>
    </w:p>
    <w:p w:rsidR="00000000" w:rsidDel="00000000" w:rsidP="00000000" w:rsidRDefault="00000000" w:rsidRPr="00000000" w14:paraId="00000041">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40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"pick_shift": [2],</w:t>
      </w:r>
    </w:p>
    <w:p w:rsidR="00000000" w:rsidDel="00000000" w:rsidP="00000000" w:rsidRDefault="00000000" w:rsidRPr="00000000" w14:paraId="00000042">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40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"items": [</w:t>
      </w:r>
    </w:p>
    <w:p w:rsidR="00000000" w:rsidDel="00000000" w:rsidP="00000000" w:rsidRDefault="00000000" w:rsidRPr="00000000" w14:paraId="00000043">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40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w:t>
      </w:r>
    </w:p>
    <w:p w:rsidR="00000000" w:rsidDel="00000000" w:rsidP="00000000" w:rsidRDefault="00000000" w:rsidRPr="00000000" w14:paraId="00000044">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40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"name": "Áo Polo",</w:t>
      </w:r>
    </w:p>
    <w:p w:rsidR="00000000" w:rsidDel="00000000" w:rsidP="00000000" w:rsidRDefault="00000000" w:rsidRPr="00000000" w14:paraId="00000045">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40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"code": "Polo123",</w:t>
      </w:r>
    </w:p>
    <w:p w:rsidR="00000000" w:rsidDel="00000000" w:rsidP="00000000" w:rsidRDefault="00000000" w:rsidRPr="00000000" w14:paraId="00000046">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40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"quantity": 1,</w:t>
      </w:r>
    </w:p>
    <w:p w:rsidR="00000000" w:rsidDel="00000000" w:rsidP="00000000" w:rsidRDefault="00000000" w:rsidRPr="00000000" w14:paraId="00000047">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40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"price": 200000,</w:t>
      </w:r>
    </w:p>
    <w:p w:rsidR="00000000" w:rsidDel="00000000" w:rsidP="00000000" w:rsidRDefault="00000000" w:rsidRPr="00000000" w14:paraId="00000048">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40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"length": 12,</w:t>
      </w:r>
    </w:p>
    <w:p w:rsidR="00000000" w:rsidDel="00000000" w:rsidP="00000000" w:rsidRDefault="00000000" w:rsidRPr="00000000" w14:paraId="00000049">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40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"width": 12,</w:t>
      </w:r>
    </w:p>
    <w:p w:rsidR="00000000" w:rsidDel="00000000" w:rsidP="00000000" w:rsidRDefault="00000000" w:rsidRPr="00000000" w14:paraId="0000004A">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40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"height": 12,</w:t>
        <w:br w:type="textWrapping"/>
        <w:t xml:space="preserve">        "weight": 1200,</w:t>
      </w:r>
    </w:p>
    <w:p w:rsidR="00000000" w:rsidDel="00000000" w:rsidP="00000000" w:rsidRDefault="00000000" w:rsidRPr="00000000" w14:paraId="0000004B">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40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"category":</w:t>
      </w:r>
    </w:p>
    <w:p w:rsidR="00000000" w:rsidDel="00000000" w:rsidP="00000000" w:rsidRDefault="00000000" w:rsidRPr="00000000" w14:paraId="0000004C">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40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w:t>
      </w:r>
    </w:p>
    <w:p w:rsidR="00000000" w:rsidDel="00000000" w:rsidP="00000000" w:rsidRDefault="00000000" w:rsidRPr="00000000" w14:paraId="0000004D">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40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"level1": "Áo"</w:t>
      </w:r>
    </w:p>
    <w:p w:rsidR="00000000" w:rsidDel="00000000" w:rsidP="00000000" w:rsidRDefault="00000000" w:rsidRPr="00000000" w14:paraId="0000004E">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40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w:t>
      </w:r>
    </w:p>
    <w:p w:rsidR="00000000" w:rsidDel="00000000" w:rsidP="00000000" w:rsidRDefault="00000000" w:rsidRPr="00000000" w14:paraId="0000004F">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40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w:t>
        <w:br w:type="textWrapping"/>
        <w:t xml:space="preserve">}'           </w:t>
      </w:r>
    </w:p>
    <w:p w:rsidR="00000000" w:rsidDel="00000000" w:rsidP="00000000" w:rsidRDefault="00000000" w:rsidRPr="00000000" w14:paraId="0000005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00" w:before="0" w:line="320" w:lineRule="auto"/>
        <w:rPr>
          <w:b w:val="1"/>
          <w:bCs w:val="1"/>
          <w:color w:val="333333"/>
          <w:sz w:val="24"/>
          <w:szCs w:val="24"/>
        </w:rPr>
      </w:pPr>
      <w:bookmarkStart w:colFirst="0" w:colLast="0" w:name="_h721bdwpetng" w:id="2"/>
      <w:bookmarkEnd w:id="2"/>
      <w:r w:rsidDel="00000000" w:rsidR="00000000" w:rsidRPr="00000000">
        <w:rPr>
          <w:b w:val="1"/>
          <w:bCs w:val="1"/>
          <w:color w:val="333333"/>
          <w:sz w:val="24"/>
          <w:szCs w:val="24"/>
          <w:rtl w:val="0"/>
        </w:rPr>
        <w:t xml:space="preserve">Cấu trúc Request (chỉ show các trường dữ liệu liên quan thông tin gửi, trả, nhận)</w:t>
      </w:r>
    </w:p>
    <w:tbl>
      <w:tblPr>
        <w:tblStyle w:val="Table1"/>
        <w:tblW w:w="14535.0" w:type="dxa"/>
        <w:jc w:val="left"/>
        <w:tblInd w:w="-6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105"/>
        <w:gridCol w:w="855"/>
        <w:gridCol w:w="105"/>
        <w:gridCol w:w="3225"/>
        <w:gridCol w:w="105"/>
        <w:gridCol w:w="105"/>
        <w:gridCol w:w="2070"/>
        <w:gridCol w:w="915"/>
        <w:gridCol w:w="360"/>
        <w:gridCol w:w="4320"/>
        <w:tblGridChange w:id="0">
          <w:tblGrid>
            <w:gridCol w:w="2370"/>
            <w:gridCol w:w="105"/>
            <w:gridCol w:w="855"/>
            <w:gridCol w:w="105"/>
            <w:gridCol w:w="3225"/>
            <w:gridCol w:w="105"/>
            <w:gridCol w:w="105"/>
            <w:gridCol w:w="2070"/>
            <w:gridCol w:w="915"/>
            <w:gridCol w:w="360"/>
            <w:gridCol w:w="4320"/>
          </w:tblGrid>
        </w:tblGridChange>
      </w:tblGrid>
      <w:tr>
        <w:trPr>
          <w:cantSplit w:val="0"/>
          <w:trHeight w:val="705" w:hRule="atLeast"/>
          <w:tblHeader w:val="0"/>
        </w:trPr>
        <w:tc>
          <w:tcPr>
            <w:tcBorders>
              <w:top w:color="e0e0e0" w:space="0" w:sz="5" w:val="single"/>
              <w:left w:color="e0e0e0" w:space="0" w:sz="5" w:val="single"/>
              <w:bottom w:color="e0e0e0" w:space="0" w:sz="5" w:val="single"/>
              <w:right w:color="e0e0e0" w:space="0" w:sz="5" w:val="single"/>
            </w:tcBorders>
            <w:shd w:fill="f5f5f5" w:val="clear"/>
            <w:tcMar>
              <w:top w:w="80.0" w:type="dxa"/>
              <w:left w:w="160.0" w:type="dxa"/>
              <w:bottom w:w="80.0" w:type="dxa"/>
              <w:right w:w="160.0" w:type="dxa"/>
            </w:tcMar>
            <w:vAlign w:val="top"/>
          </w:tcPr>
          <w:p w:rsidR="00000000" w:rsidDel="00000000" w:rsidP="00000000" w:rsidRDefault="00000000" w:rsidRPr="00000000" w14:paraId="00000051">
            <w:pPr>
              <w:ind w:left="-60" w:firstLine="0"/>
              <w:rPr>
                <w:b w:val="1"/>
                <w:bCs w:val="1"/>
                <w:color w:val="333333"/>
                <w:sz w:val="24"/>
                <w:szCs w:val="24"/>
              </w:rPr>
            </w:pPr>
            <w:r w:rsidDel="00000000" w:rsidR="00000000" w:rsidRPr="00000000">
              <w:rPr>
                <w:b w:val="1"/>
                <w:bCs w:val="1"/>
                <w:color w:val="333333"/>
                <w:sz w:val="24"/>
                <w:szCs w:val="24"/>
                <w:rtl w:val="0"/>
              </w:rPr>
              <w:t xml:space="preserve">Trường dữ liệu</w:t>
            </w:r>
          </w:p>
        </w:tc>
        <w:tc>
          <w:tcPr>
            <w:gridSpan w:val="2"/>
            <w:tcBorders>
              <w:top w:color="e0e0e0" w:space="0" w:sz="5" w:val="single"/>
              <w:left w:color="000000" w:space="0" w:sz="0" w:val="nil"/>
              <w:bottom w:color="e0e0e0" w:space="0" w:sz="5" w:val="single"/>
              <w:right w:color="e0e0e0" w:space="0" w:sz="5" w:val="single"/>
            </w:tcBorders>
            <w:shd w:fill="f5f5f5" w:val="clear"/>
            <w:tcMar>
              <w:top w:w="80.0" w:type="dxa"/>
              <w:left w:w="160.0" w:type="dxa"/>
              <w:bottom w:w="80.0" w:type="dxa"/>
              <w:right w:w="160.0" w:type="dxa"/>
            </w:tcMar>
            <w:vAlign w:val="top"/>
          </w:tcPr>
          <w:p w:rsidR="00000000" w:rsidDel="00000000" w:rsidP="00000000" w:rsidRDefault="00000000" w:rsidRPr="00000000" w14:paraId="00000052">
            <w:pPr>
              <w:ind w:left="-60" w:firstLine="0"/>
              <w:rPr>
                <w:b w:val="1"/>
                <w:bCs w:val="1"/>
                <w:color w:val="333333"/>
                <w:sz w:val="24"/>
                <w:szCs w:val="24"/>
              </w:rPr>
            </w:pPr>
            <w:r w:rsidDel="00000000" w:rsidR="00000000" w:rsidRPr="00000000">
              <w:rPr>
                <w:b w:val="1"/>
                <w:bCs w:val="1"/>
                <w:color w:val="333333"/>
                <w:sz w:val="24"/>
                <w:szCs w:val="24"/>
                <w:rtl w:val="0"/>
              </w:rPr>
              <w:t xml:space="preserve">Bắt buộc</w:t>
            </w:r>
          </w:p>
        </w:tc>
        <w:tc>
          <w:tcPr>
            <w:gridSpan w:val="2"/>
            <w:tcBorders>
              <w:top w:color="e0e0e0" w:space="0" w:sz="5" w:val="single"/>
              <w:left w:color="000000" w:space="0" w:sz="0" w:val="nil"/>
              <w:bottom w:color="e0e0e0" w:space="0" w:sz="5" w:val="single"/>
              <w:right w:color="e0e0e0" w:space="0" w:sz="5" w:val="single"/>
            </w:tcBorders>
            <w:shd w:fill="f5f5f5" w:val="clear"/>
            <w:tcMar>
              <w:top w:w="80.0" w:type="dxa"/>
              <w:left w:w="160.0" w:type="dxa"/>
              <w:bottom w:w="80.0" w:type="dxa"/>
              <w:right w:w="160.0" w:type="dxa"/>
            </w:tcMar>
            <w:vAlign w:val="top"/>
          </w:tcPr>
          <w:p w:rsidR="00000000" w:rsidDel="00000000" w:rsidP="00000000" w:rsidRDefault="00000000" w:rsidRPr="00000000" w14:paraId="00000054">
            <w:pPr>
              <w:ind w:left="-60" w:firstLine="0"/>
              <w:rPr>
                <w:b w:val="1"/>
                <w:bCs w:val="1"/>
                <w:color w:val="333333"/>
                <w:sz w:val="24"/>
                <w:szCs w:val="24"/>
              </w:rPr>
            </w:pPr>
            <w:r w:rsidDel="00000000" w:rsidR="00000000" w:rsidRPr="00000000">
              <w:rPr>
                <w:b w:val="1"/>
                <w:bCs w:val="1"/>
                <w:color w:val="333333"/>
                <w:sz w:val="24"/>
                <w:szCs w:val="24"/>
                <w:rtl w:val="0"/>
              </w:rPr>
              <w:t xml:space="preserve">Kiểu dữ liệu</w:t>
            </w:r>
          </w:p>
        </w:tc>
        <w:tc>
          <w:tcPr>
            <w:gridSpan w:val="5"/>
            <w:tcBorders>
              <w:top w:color="e0e0e0" w:space="0" w:sz="5" w:val="single"/>
              <w:left w:color="000000" w:space="0" w:sz="0" w:val="nil"/>
              <w:bottom w:color="e0e0e0" w:space="0" w:sz="5" w:val="single"/>
              <w:right w:color="e0e0e0" w:space="0" w:sz="5" w:val="single"/>
            </w:tcBorders>
            <w:shd w:fill="f5f5f5" w:val="clear"/>
            <w:tcMar>
              <w:top w:w="80.0" w:type="dxa"/>
              <w:left w:w="160.0" w:type="dxa"/>
              <w:bottom w:w="80.0" w:type="dxa"/>
              <w:right w:w="160.0" w:type="dxa"/>
            </w:tcMar>
            <w:vAlign w:val="top"/>
          </w:tcPr>
          <w:p w:rsidR="00000000" w:rsidDel="00000000" w:rsidP="00000000" w:rsidRDefault="00000000" w:rsidRPr="00000000" w14:paraId="00000056">
            <w:pPr>
              <w:ind w:left="-60" w:firstLine="0"/>
              <w:rPr>
                <w:b w:val="1"/>
                <w:bCs w:val="1"/>
                <w:color w:val="333333"/>
                <w:sz w:val="24"/>
                <w:szCs w:val="24"/>
              </w:rPr>
            </w:pPr>
            <w:r w:rsidDel="00000000" w:rsidR="00000000" w:rsidRPr="00000000">
              <w:rPr>
                <w:b w:val="1"/>
                <w:bCs w:val="1"/>
                <w:color w:val="333333"/>
                <w:sz w:val="24"/>
                <w:szCs w:val="24"/>
                <w:rtl w:val="0"/>
              </w:rPr>
              <w:t xml:space="preserve">Độ rộng dữ liệu</w:t>
            </w:r>
          </w:p>
        </w:tc>
        <w:tc>
          <w:tcPr>
            <w:tcBorders>
              <w:top w:color="e0e0e0" w:space="0" w:sz="5" w:val="single"/>
              <w:left w:color="000000" w:space="0" w:sz="0" w:val="nil"/>
              <w:bottom w:color="e0e0e0" w:space="0" w:sz="5" w:val="single"/>
              <w:right w:color="e0e0e0" w:space="0" w:sz="5" w:val="single"/>
            </w:tcBorders>
            <w:shd w:fill="f5f5f5" w:val="clear"/>
            <w:tcMar>
              <w:top w:w="80.0" w:type="dxa"/>
              <w:left w:w="160.0" w:type="dxa"/>
              <w:bottom w:w="80.0" w:type="dxa"/>
              <w:right w:w="160.0" w:type="dxa"/>
            </w:tcMar>
            <w:vAlign w:val="top"/>
          </w:tcPr>
          <w:p w:rsidR="00000000" w:rsidDel="00000000" w:rsidP="00000000" w:rsidRDefault="00000000" w:rsidRPr="00000000" w14:paraId="0000005B">
            <w:pPr>
              <w:ind w:left="-60" w:firstLine="0"/>
              <w:rPr>
                <w:b w:val="1"/>
                <w:bCs w:val="1"/>
                <w:color w:val="333333"/>
                <w:sz w:val="24"/>
                <w:szCs w:val="24"/>
              </w:rPr>
            </w:pPr>
            <w:r w:rsidDel="00000000" w:rsidR="00000000" w:rsidRPr="00000000">
              <w:rPr>
                <w:b w:val="1"/>
                <w:bCs w:val="1"/>
                <w:color w:val="333333"/>
                <w:sz w:val="24"/>
                <w:szCs w:val="24"/>
                <w:rtl w:val="0"/>
              </w:rPr>
              <w:t xml:space="preserve">Mô tả</w:t>
            </w:r>
          </w:p>
        </w:tc>
      </w:tr>
      <w:tr>
        <w:trPr>
          <w:cantSplit w:val="0"/>
          <w:trHeight w:val="1768.115234375" w:hRule="atLeast"/>
          <w:tblHeader w:val="0"/>
          <w:trPrChange w:author="Đoàn Đặng" w:id="3" w:date="2025-11-07T02:09:52Z">
            <w:trPr>
              <w:cantSplit w:val="0"/>
              <w:trHeight w:val="1245" w:hRule="atLeast"/>
              <w:tblHeader w:val="0"/>
            </w:trPr>
          </w:trPrChange>
        </w:trPr>
        <w:tc>
          <w:tcPr>
            <w:tcBorders>
              <w:top w:color="000000" w:space="0" w:sz="0" w:val="nil"/>
              <w:left w:color="e0e0e0" w:space="0" w:sz="5" w:val="single"/>
              <w:bottom w:color="e0e0e0" w:space="0" w:sz="5" w:val="single"/>
              <w:right w:color="e0e0e0" w:space="0" w:sz="5" w:val="single"/>
            </w:tcBorders>
            <w:shd w:fill="ffffff" w:val="clear"/>
            <w:tcMar>
              <w:top w:w="200.0" w:type="dxa"/>
              <w:left w:w="160.0" w:type="dxa"/>
              <w:bottom w:w="0.0" w:type="dxa"/>
              <w:right w:w="160.0" w:type="dxa"/>
            </w:tcMar>
            <w:vAlign w:val="top"/>
            <w:tcPrChange w:author="Đoàn Đặng" w:id="3" w:date="2025-11-07T02:09:52Z">
              <w:tcPr>
                <w:tcBorders>
                  <w:top w:color="000000" w:space="0" w:sz="0" w:val="nil"/>
                  <w:left w:color="e0e0e0" w:space="0" w:sz="5" w:val="single"/>
                  <w:bottom w:color="e0e0e0" w:space="0" w:sz="5" w:val="single"/>
                  <w:right w:color="e0e0e0" w:space="0" w:sz="5" w:val="single"/>
                </w:tcBorders>
                <w:shd w:fill="ffffff" w:val="clear"/>
                <w:tcMar>
                  <w:top w:w="200.0" w:type="dxa"/>
                  <w:left w:w="160.0" w:type="dxa"/>
                  <w:bottom w:w="0.0" w:type="dxa"/>
                  <w:right w:w="160.0" w:type="dxa"/>
                </w:tcMar>
                <w:vAlign w:val="top"/>
              </w:tcPr>
            </w:tcPrChange>
          </w:tcPr>
          <w:p w:rsidR="00000000" w:rsidDel="00000000" w:rsidP="00000000" w:rsidRDefault="00000000" w:rsidRPr="00000000" w14:paraId="0000005C">
            <w:pPr>
              <w:ind w:left="-60" w:firstLine="0"/>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from_name</w:t>
            </w:r>
          </w:p>
        </w:tc>
        <w:tc>
          <w:tcPr>
            <w:gridSpan w:val="2"/>
            <w:tcBorders>
              <w:top w:color="000000" w:space="0" w:sz="0" w:val="nil"/>
              <w:left w:color="000000" w:space="0" w:sz="0" w:val="nil"/>
              <w:bottom w:color="e0e0e0" w:space="0" w:sz="5" w:val="single"/>
              <w:right w:color="e0e0e0" w:space="0" w:sz="5" w:val="single"/>
            </w:tcBorders>
            <w:shd w:fill="ffffff" w:val="clear"/>
            <w:tcMar>
              <w:top w:w="200.0" w:type="dxa"/>
              <w:left w:w="160.0" w:type="dxa"/>
              <w:bottom w:w="0.0" w:type="dxa"/>
              <w:right w:w="160.0" w:type="dxa"/>
            </w:tcMar>
            <w:vAlign w:val="top"/>
            <w:tcPrChange w:author="Đoàn Đặng" w:id="3" w:date="2025-11-07T02:09:52Z">
              <w:tcPr>
                <w:tcBorders>
                  <w:top w:color="000000" w:space="0" w:sz="0" w:val="nil"/>
                  <w:left w:color="000000" w:space="0" w:sz="0" w:val="nil"/>
                  <w:bottom w:color="e0e0e0" w:space="0" w:sz="5" w:val="single"/>
                  <w:right w:color="e0e0e0" w:space="0" w:sz="5" w:val="single"/>
                </w:tcBorders>
                <w:shd w:fill="ffffff" w:val="clear"/>
                <w:tcMar>
                  <w:top w:w="200.0" w:type="dxa"/>
                  <w:left w:w="160.0" w:type="dxa"/>
                  <w:bottom w:w="0.0" w:type="dxa"/>
                  <w:right w:w="160.0" w:type="dxa"/>
                </w:tcMar>
                <w:vAlign w:val="top"/>
              </w:tcPr>
            </w:tcPrChange>
          </w:tcPr>
          <w:p w:rsidR="00000000" w:rsidDel="00000000" w:rsidP="00000000" w:rsidRDefault="00000000" w:rsidRPr="00000000" w14:paraId="0000005D">
            <w:pPr>
              <w:ind w:left="-60" w:firstLine="0"/>
              <w:rPr>
                <w:color w:val="333333"/>
                <w:sz w:val="24"/>
                <w:szCs w:val="24"/>
              </w:rPr>
            </w:pPr>
            <w:r w:rsidDel="00000000" w:rsidR="00000000" w:rsidRPr="00000000">
              <w:rPr>
                <w:color w:val="333333"/>
                <w:sz w:val="24"/>
                <w:szCs w:val="24"/>
                <w:rtl w:val="0"/>
              </w:rPr>
              <w:t xml:space="preserve"> </w:t>
            </w:r>
          </w:p>
        </w:tc>
        <w:tc>
          <w:tcPr>
            <w:gridSpan w:val="2"/>
            <w:tcBorders>
              <w:top w:color="000000" w:space="0" w:sz="0" w:val="nil"/>
              <w:left w:color="000000" w:space="0" w:sz="0" w:val="nil"/>
              <w:bottom w:color="e0e0e0" w:space="0" w:sz="5" w:val="single"/>
              <w:right w:color="e0e0e0" w:space="0" w:sz="5" w:val="single"/>
            </w:tcBorders>
            <w:shd w:fill="ffffff" w:val="clear"/>
            <w:tcMar>
              <w:top w:w="200.0" w:type="dxa"/>
              <w:left w:w="160.0" w:type="dxa"/>
              <w:bottom w:w="0.0" w:type="dxa"/>
              <w:right w:w="160.0" w:type="dxa"/>
            </w:tcMar>
            <w:vAlign w:val="top"/>
            <w:tcPrChange w:author="Đoàn Đặng" w:id="3" w:date="2025-11-07T02:09:52Z">
              <w:tcPr>
                <w:tcBorders>
                  <w:top w:color="000000" w:space="0" w:sz="0" w:val="nil"/>
                  <w:left w:color="000000" w:space="0" w:sz="0" w:val="nil"/>
                  <w:bottom w:color="e0e0e0" w:space="0" w:sz="5" w:val="single"/>
                  <w:right w:color="e0e0e0" w:space="0" w:sz="5" w:val="single"/>
                </w:tcBorders>
                <w:shd w:fill="ffffff" w:val="clear"/>
                <w:tcMar>
                  <w:top w:w="200.0" w:type="dxa"/>
                  <w:left w:w="160.0" w:type="dxa"/>
                  <w:bottom w:w="0.0" w:type="dxa"/>
                  <w:right w:w="160.0" w:type="dxa"/>
                </w:tcMar>
                <w:vAlign w:val="top"/>
              </w:tcPr>
            </w:tcPrChange>
          </w:tcPr>
          <w:p w:rsidR="00000000" w:rsidDel="00000000" w:rsidP="00000000" w:rsidRDefault="00000000" w:rsidRPr="00000000" w14:paraId="0000005F">
            <w:pPr>
              <w:ind w:left="-60" w:firstLine="0"/>
              <w:rPr>
                <w:color w:val="333333"/>
                <w:sz w:val="24"/>
                <w:szCs w:val="24"/>
              </w:rPr>
            </w:pPr>
            <w:r w:rsidDel="00000000" w:rsidR="00000000" w:rsidRPr="00000000">
              <w:rPr>
                <w:color w:val="333333"/>
                <w:sz w:val="24"/>
                <w:szCs w:val="24"/>
                <w:rtl w:val="0"/>
              </w:rPr>
              <w:t xml:space="preserve">String</w:t>
            </w:r>
          </w:p>
        </w:tc>
        <w:tc>
          <w:tcPr>
            <w:gridSpan w:val="5"/>
            <w:tcBorders>
              <w:top w:color="000000" w:space="0" w:sz="0" w:val="nil"/>
              <w:left w:color="000000" w:space="0" w:sz="0" w:val="nil"/>
              <w:bottom w:color="e0e0e0" w:space="0" w:sz="5" w:val="single"/>
              <w:right w:color="e0e0e0" w:space="0" w:sz="5" w:val="single"/>
            </w:tcBorders>
            <w:shd w:fill="ffffff" w:val="clear"/>
            <w:tcMar>
              <w:top w:w="200.0" w:type="dxa"/>
              <w:left w:w="160.0" w:type="dxa"/>
              <w:bottom w:w="0.0" w:type="dxa"/>
              <w:right w:w="160.0" w:type="dxa"/>
            </w:tcMar>
            <w:vAlign w:val="top"/>
            <w:tcPrChange w:author="Đoàn Đặng" w:id="3" w:date="2025-11-07T02:09:52Z">
              <w:tcPr>
                <w:tcBorders>
                  <w:top w:color="000000" w:space="0" w:sz="0" w:val="nil"/>
                  <w:left w:color="000000" w:space="0" w:sz="0" w:val="nil"/>
                  <w:bottom w:color="e0e0e0" w:space="0" w:sz="5" w:val="single"/>
                  <w:right w:color="e0e0e0" w:space="0" w:sz="5" w:val="single"/>
                </w:tcBorders>
                <w:shd w:fill="ffffff" w:val="clear"/>
                <w:tcMar>
                  <w:top w:w="200.0" w:type="dxa"/>
                  <w:left w:w="160.0" w:type="dxa"/>
                  <w:bottom w:w="0.0" w:type="dxa"/>
                  <w:right w:w="160.0" w:type="dxa"/>
                </w:tcMar>
                <w:vAlign w:val="top"/>
              </w:tcPr>
            </w:tcPrChange>
          </w:tcPr>
          <w:p w:rsidR="00000000" w:rsidDel="00000000" w:rsidP="00000000" w:rsidRDefault="00000000" w:rsidRPr="00000000" w14:paraId="00000061">
            <w:pPr>
              <w:ind w:left="-60" w:firstLine="0"/>
              <w:rPr>
                <w:color w:val="333333"/>
                <w:sz w:val="24"/>
                <w:szCs w:val="24"/>
              </w:rPr>
            </w:pPr>
            <w:r w:rsidDel="00000000" w:rsidR="00000000" w:rsidRPr="00000000">
              <w:rPr>
                <w:color w:val="333333"/>
                <w:sz w:val="24"/>
                <w:szCs w:val="24"/>
                <w:rtl w:val="0"/>
              </w:rPr>
              <w:t xml:space="preserve">1024</w:t>
            </w:r>
          </w:p>
        </w:tc>
        <w:tc>
          <w:tcPr>
            <w:tcBorders>
              <w:top w:color="000000" w:space="0" w:sz="0" w:val="nil"/>
              <w:left w:color="000000" w:space="0" w:sz="0" w:val="nil"/>
              <w:bottom w:color="e0e0e0" w:space="0" w:sz="5" w:val="single"/>
              <w:right w:color="e0e0e0" w:space="0" w:sz="5" w:val="single"/>
            </w:tcBorders>
            <w:shd w:fill="ffffff" w:val="clear"/>
            <w:tcMar>
              <w:top w:w="200.0" w:type="dxa"/>
              <w:left w:w="160.0" w:type="dxa"/>
              <w:bottom w:w="0.0" w:type="dxa"/>
              <w:right w:w="160.0" w:type="dxa"/>
            </w:tcMar>
            <w:vAlign w:val="top"/>
            <w:tcPrChange w:author="Đoàn Đặng" w:id="3" w:date="2025-11-07T02:09:52Z">
              <w:tcPr>
                <w:tcBorders>
                  <w:top w:color="000000" w:space="0" w:sz="0" w:val="nil"/>
                  <w:left w:color="000000" w:space="0" w:sz="0" w:val="nil"/>
                  <w:bottom w:color="e0e0e0" w:space="0" w:sz="5" w:val="single"/>
                  <w:right w:color="e0e0e0" w:space="0" w:sz="5" w:val="single"/>
                </w:tcBorders>
                <w:shd w:fill="ffffff" w:val="clear"/>
                <w:tcMar>
                  <w:top w:w="200.0" w:type="dxa"/>
                  <w:left w:w="160.0" w:type="dxa"/>
                  <w:bottom w:w="0.0" w:type="dxa"/>
                  <w:right w:w="160.0" w:type="dxa"/>
                </w:tcMar>
                <w:vAlign w:val="top"/>
              </w:tcPr>
            </w:tcPrChange>
          </w:tcPr>
          <w:p w:rsidR="00000000" w:rsidDel="00000000" w:rsidP="00000000" w:rsidRDefault="00000000" w:rsidRPr="00000000" w14:paraId="00000066">
            <w:pPr>
              <w:spacing w:after="200" w:lineRule="auto"/>
              <w:ind w:left="-60" w:firstLine="0"/>
              <w:rPr>
                <w:color w:val="808080"/>
                <w:sz w:val="24"/>
                <w:szCs w:val="24"/>
              </w:rPr>
            </w:pPr>
            <w:r w:rsidDel="00000000" w:rsidR="00000000" w:rsidRPr="00000000">
              <w:rPr>
                <w:color w:val="808080"/>
                <w:sz w:val="24"/>
                <w:szCs w:val="24"/>
                <w:rtl w:val="0"/>
              </w:rPr>
              <w:t xml:space="preserve">Tên người gửi</w:t>
            </w:r>
          </w:p>
          <w:p w:rsidR="00000000" w:rsidDel="00000000" w:rsidP="00000000" w:rsidRDefault="00000000" w:rsidRPr="00000000" w14:paraId="00000067">
            <w:pPr>
              <w:ind w:left="-60" w:firstLine="0"/>
              <w:rPr>
                <w:rFonts w:ascii="Calibri" w:cs="Calibri" w:eastAsia="Calibri" w:hAnsi="Calibri"/>
                <w:color w:val="c7254e"/>
                <w:sz w:val="24"/>
                <w:szCs w:val="24"/>
                <w:shd w:fill="f9f2f4" w:val="clear"/>
              </w:rPr>
            </w:pPr>
            <w:r w:rsidDel="00000000" w:rsidR="00000000" w:rsidRPr="00000000">
              <w:rPr>
                <w:rFonts w:ascii="Calibri" w:cs="Calibri" w:eastAsia="Calibri" w:hAnsi="Calibri"/>
                <w:color w:val="c7254e"/>
                <w:sz w:val="24"/>
                <w:szCs w:val="24"/>
                <w:shd w:fill="f9f2f4" w:val="clear"/>
                <w:rtl w:val="0"/>
              </w:rPr>
              <w:t xml:space="preserve">Trường hợp nào nếu không truyền thông tin người gửi thì hệ thống sẽ mặc định lấy thông tin ở ShopID</w:t>
            </w:r>
          </w:p>
        </w:tc>
      </w:tr>
      <w:tr>
        <w:trPr>
          <w:cantSplit w:val="0"/>
          <w:trHeight w:val="675" w:hRule="atLeast"/>
          <w:tblHeader w:val="0"/>
        </w:trPr>
        <w:tc>
          <w:tcPr>
            <w:tcBorders>
              <w:top w:color="000000" w:space="0" w:sz="0" w:val="nil"/>
              <w:left w:color="e0e0e0" w:space="0" w:sz="5" w:val="single"/>
              <w:bottom w:color="e0e0e0" w:space="0" w:sz="5" w:val="single"/>
              <w:right w:color="e0e0e0" w:space="0" w:sz="5" w:val="single"/>
            </w:tcBorders>
            <w:shd w:fill="ffffff" w:val="clear"/>
            <w:tcMar>
              <w:top w:w="200.0" w:type="dxa"/>
              <w:left w:w="160.0" w:type="dxa"/>
              <w:bottom w:w="0.0" w:type="dxa"/>
              <w:right w:w="160.0" w:type="dxa"/>
            </w:tcMar>
            <w:vAlign w:val="top"/>
          </w:tcPr>
          <w:p w:rsidR="00000000" w:rsidDel="00000000" w:rsidP="00000000" w:rsidRDefault="00000000" w:rsidRPr="00000000" w14:paraId="00000068">
            <w:pPr>
              <w:ind w:left="-60" w:firstLine="0"/>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from_phone</w:t>
            </w:r>
          </w:p>
        </w:tc>
        <w:tc>
          <w:tcPr>
            <w:gridSpan w:val="2"/>
            <w:tcBorders>
              <w:top w:color="000000" w:space="0" w:sz="0" w:val="nil"/>
              <w:left w:color="000000" w:space="0" w:sz="0" w:val="nil"/>
              <w:bottom w:color="e0e0e0" w:space="0" w:sz="5" w:val="single"/>
              <w:right w:color="e0e0e0" w:space="0" w:sz="5" w:val="single"/>
            </w:tcBorders>
            <w:shd w:fill="ffffff" w:val="clear"/>
            <w:tcMar>
              <w:top w:w="200.0" w:type="dxa"/>
              <w:left w:w="160.0" w:type="dxa"/>
              <w:bottom w:w="0.0" w:type="dxa"/>
              <w:right w:w="160.0" w:type="dxa"/>
            </w:tcMar>
            <w:vAlign w:val="top"/>
          </w:tcPr>
          <w:p w:rsidR="00000000" w:rsidDel="00000000" w:rsidP="00000000" w:rsidRDefault="00000000" w:rsidRPr="00000000" w14:paraId="00000069">
            <w:pPr>
              <w:ind w:left="-60" w:firstLine="0"/>
              <w:rPr>
                <w:color w:val="333333"/>
                <w:sz w:val="24"/>
                <w:szCs w:val="24"/>
              </w:rPr>
            </w:pPr>
            <w:r w:rsidDel="00000000" w:rsidR="00000000" w:rsidRPr="00000000">
              <w:rPr>
                <w:color w:val="333333"/>
                <w:sz w:val="24"/>
                <w:szCs w:val="24"/>
                <w:rtl w:val="0"/>
              </w:rPr>
              <w:t xml:space="preserve"> </w:t>
            </w:r>
          </w:p>
        </w:tc>
        <w:tc>
          <w:tcPr>
            <w:gridSpan w:val="2"/>
            <w:tcBorders>
              <w:top w:color="000000" w:space="0" w:sz="0" w:val="nil"/>
              <w:left w:color="000000" w:space="0" w:sz="0" w:val="nil"/>
              <w:bottom w:color="e0e0e0" w:space="0" w:sz="5" w:val="single"/>
              <w:right w:color="e0e0e0" w:space="0" w:sz="5" w:val="single"/>
            </w:tcBorders>
            <w:shd w:fill="ffffff" w:val="clear"/>
            <w:tcMar>
              <w:top w:w="200.0" w:type="dxa"/>
              <w:left w:w="160.0" w:type="dxa"/>
              <w:bottom w:w="0.0" w:type="dxa"/>
              <w:right w:w="160.0" w:type="dxa"/>
            </w:tcMar>
            <w:vAlign w:val="top"/>
          </w:tcPr>
          <w:p w:rsidR="00000000" w:rsidDel="00000000" w:rsidP="00000000" w:rsidRDefault="00000000" w:rsidRPr="00000000" w14:paraId="0000006B">
            <w:pPr>
              <w:ind w:left="-60" w:firstLine="0"/>
              <w:rPr>
                <w:color w:val="333333"/>
                <w:sz w:val="24"/>
                <w:szCs w:val="24"/>
              </w:rPr>
            </w:pPr>
            <w:r w:rsidDel="00000000" w:rsidR="00000000" w:rsidRPr="00000000">
              <w:rPr>
                <w:color w:val="333333"/>
                <w:sz w:val="24"/>
                <w:szCs w:val="24"/>
                <w:rtl w:val="0"/>
              </w:rPr>
              <w:t xml:space="preserve">String</w:t>
            </w:r>
          </w:p>
        </w:tc>
        <w:tc>
          <w:tcPr>
            <w:gridSpan w:val="5"/>
            <w:tcBorders>
              <w:top w:color="000000" w:space="0" w:sz="0" w:val="nil"/>
              <w:left w:color="000000" w:space="0" w:sz="0" w:val="nil"/>
              <w:bottom w:color="e0e0e0" w:space="0" w:sz="5" w:val="single"/>
              <w:right w:color="e0e0e0" w:space="0" w:sz="5" w:val="single"/>
            </w:tcBorders>
            <w:shd w:fill="ffffff" w:val="clear"/>
            <w:tcMar>
              <w:top w:w="200.0" w:type="dxa"/>
              <w:left w:w="160.0" w:type="dxa"/>
              <w:bottom w:w="0.0" w:type="dxa"/>
              <w:right w:w="160.0" w:type="dxa"/>
            </w:tcMar>
            <w:vAlign w:val="top"/>
          </w:tcPr>
          <w:p w:rsidR="00000000" w:rsidDel="00000000" w:rsidP="00000000" w:rsidRDefault="00000000" w:rsidRPr="00000000" w14:paraId="0000006D">
            <w:pPr>
              <w:ind w:left="-60" w:firstLine="0"/>
              <w:rPr>
                <w:color w:val="333333"/>
                <w:sz w:val="24"/>
                <w:szCs w:val="24"/>
              </w:rPr>
            </w:pPr>
            <w:r w:rsidDel="00000000" w:rsidR="00000000" w:rsidRPr="00000000">
              <w:rPr>
                <w:color w:val="333333"/>
                <w:sz w:val="24"/>
                <w:szCs w:val="24"/>
                <w:rtl w:val="0"/>
              </w:rPr>
              <w:t xml:space="preserve"> </w:t>
            </w:r>
          </w:p>
        </w:tc>
        <w:tc>
          <w:tcPr>
            <w:tcBorders>
              <w:top w:color="000000" w:space="0" w:sz="0" w:val="nil"/>
              <w:left w:color="000000" w:space="0" w:sz="0" w:val="nil"/>
              <w:bottom w:color="e0e0e0" w:space="0" w:sz="5" w:val="single"/>
              <w:right w:color="e0e0e0" w:space="0" w:sz="5" w:val="single"/>
            </w:tcBorders>
            <w:shd w:fill="ffffff" w:val="clear"/>
            <w:tcMar>
              <w:top w:w="200.0" w:type="dxa"/>
              <w:left w:w="160.0" w:type="dxa"/>
              <w:bottom w:w="0.0" w:type="dxa"/>
              <w:right w:w="160.0" w:type="dxa"/>
            </w:tcMar>
            <w:vAlign w:val="top"/>
          </w:tcPr>
          <w:p w:rsidR="00000000" w:rsidDel="00000000" w:rsidP="00000000" w:rsidRDefault="00000000" w:rsidRPr="00000000" w14:paraId="00000072">
            <w:pPr>
              <w:spacing w:after="200" w:lineRule="auto"/>
              <w:ind w:left="-60" w:firstLine="0"/>
              <w:rPr>
                <w:color w:val="808080"/>
                <w:sz w:val="24"/>
                <w:szCs w:val="24"/>
              </w:rPr>
            </w:pPr>
            <w:r w:rsidDel="00000000" w:rsidR="00000000" w:rsidRPr="00000000">
              <w:rPr>
                <w:color w:val="808080"/>
                <w:sz w:val="24"/>
                <w:szCs w:val="24"/>
                <w:rtl w:val="0"/>
              </w:rPr>
              <w:t xml:space="preserve">Số điện thoại người gửi.</w:t>
            </w:r>
          </w:p>
        </w:tc>
      </w:tr>
      <w:tr>
        <w:trPr>
          <w:cantSplit w:val="0"/>
          <w:trHeight w:val="675" w:hRule="atLeast"/>
          <w:tblHeader w:val="0"/>
        </w:trPr>
        <w:tc>
          <w:tcPr>
            <w:tcBorders>
              <w:top w:color="000000" w:space="0" w:sz="0" w:val="nil"/>
              <w:left w:color="e0e0e0" w:space="0" w:sz="5" w:val="single"/>
              <w:bottom w:color="e0e0e0" w:space="0" w:sz="5" w:val="single"/>
              <w:right w:color="e0e0e0" w:space="0" w:sz="5" w:val="single"/>
            </w:tcBorders>
            <w:shd w:fill="ffffff" w:val="clear"/>
            <w:tcMar>
              <w:top w:w="200.0" w:type="dxa"/>
              <w:left w:w="160.0" w:type="dxa"/>
              <w:bottom w:w="0.0" w:type="dxa"/>
              <w:right w:w="160.0" w:type="dxa"/>
            </w:tcMar>
            <w:vAlign w:val="top"/>
          </w:tcPr>
          <w:p w:rsidR="00000000" w:rsidDel="00000000" w:rsidP="00000000" w:rsidRDefault="00000000" w:rsidRPr="00000000" w14:paraId="00000073">
            <w:pPr>
              <w:ind w:left="-60" w:firstLine="0"/>
              <w:rPr>
                <w:ins w:author="Phương Thanh" w:id="4" w:date="2026-01-07T08:50:44Z"/>
                <w:color w:val="808080"/>
                <w:sz w:val="24"/>
                <w:szCs w:val="24"/>
                <w:highlight w:val="yellow"/>
                <w:rPrChange w:author="Phương Thanh" w:id="5" w:date="2026-01-07T08:50:44Z">
                  <w:rPr>
                    <w:highlight w:val="yellow"/>
                  </w:rPr>
                </w:rPrChange>
              </w:rPr>
            </w:pPr>
            <w:ins w:author="Phương Thanh" w:id="4" w:date="2026-01-07T08:50:44Z">
              <w:r w:rsidDel="00000000" w:rsidR="00000000" w:rsidRPr="00000000">
                <w:rPr>
                  <w:rtl w:val="0"/>
                </w:rPr>
              </w:r>
            </w:ins>
          </w:p>
          <w:p w:rsidR="00000000" w:rsidDel="00000000" w:rsidP="00000000" w:rsidRDefault="00000000" w:rsidRPr="00000000" w14:paraId="00000074">
            <w:pPr>
              <w:ind w:left="-60" w:firstLine="0"/>
              <w:rPr>
                <w:color w:val="808080"/>
                <w:sz w:val="24"/>
                <w:szCs w:val="24"/>
                <w:highlight w:val="yellow"/>
              </w:rPr>
            </w:pPr>
            <w:r w:rsidDel="00000000" w:rsidR="00000000" w:rsidRPr="00000000">
              <w:rPr>
                <w:color w:val="808080"/>
                <w:sz w:val="24"/>
                <w:szCs w:val="24"/>
                <w:highlight w:val="yellow"/>
                <w:rtl w:val="0"/>
              </w:rPr>
              <w:t xml:space="preserve">is_new_from_address</w:t>
            </w:r>
          </w:p>
        </w:tc>
        <w:tc>
          <w:tcPr>
            <w:gridSpan w:val="2"/>
            <w:tcBorders>
              <w:top w:color="000000" w:space="0" w:sz="0" w:val="nil"/>
              <w:left w:color="000000" w:space="0" w:sz="0" w:val="nil"/>
              <w:bottom w:color="e0e0e0" w:space="0" w:sz="5" w:val="single"/>
              <w:right w:color="e0e0e0" w:space="0" w:sz="5" w:val="single"/>
            </w:tcBorders>
            <w:shd w:fill="ffffff" w:val="clear"/>
            <w:tcMar>
              <w:top w:w="200.0" w:type="dxa"/>
              <w:left w:w="160.0" w:type="dxa"/>
              <w:bottom w:w="0.0" w:type="dxa"/>
              <w:right w:w="160.0" w:type="dxa"/>
            </w:tcMar>
            <w:vAlign w:val="top"/>
          </w:tcPr>
          <w:p w:rsidR="00000000" w:rsidDel="00000000" w:rsidP="00000000" w:rsidRDefault="00000000" w:rsidRPr="00000000" w14:paraId="00000075">
            <w:pPr>
              <w:ind w:left="-60" w:firstLine="0"/>
              <w:rPr>
                <w:color w:val="333333"/>
                <w:sz w:val="24"/>
                <w:szCs w:val="24"/>
                <w:highlight w:val="yellow"/>
              </w:rPr>
            </w:pPr>
            <w:r w:rsidDel="00000000" w:rsidR="00000000" w:rsidRPr="00000000">
              <w:rPr>
                <w:color w:val="333333"/>
                <w:sz w:val="24"/>
                <w:szCs w:val="24"/>
                <w:highlight w:val="yellow"/>
                <w:rtl w:val="0"/>
              </w:rPr>
              <w:t xml:space="preserve"> </w:t>
            </w:r>
          </w:p>
        </w:tc>
        <w:tc>
          <w:tcPr>
            <w:gridSpan w:val="2"/>
            <w:tcBorders>
              <w:top w:color="000000" w:space="0" w:sz="0" w:val="nil"/>
              <w:left w:color="000000" w:space="0" w:sz="0" w:val="nil"/>
              <w:bottom w:color="e0e0e0" w:space="0" w:sz="5" w:val="single"/>
              <w:right w:color="e0e0e0" w:space="0" w:sz="5" w:val="single"/>
            </w:tcBorders>
            <w:shd w:fill="ffffff" w:val="clear"/>
            <w:tcMar>
              <w:top w:w="200.0" w:type="dxa"/>
              <w:left w:w="160.0" w:type="dxa"/>
              <w:bottom w:w="0.0" w:type="dxa"/>
              <w:right w:w="160.0" w:type="dxa"/>
            </w:tcMar>
            <w:vAlign w:val="top"/>
          </w:tcPr>
          <w:p w:rsidR="00000000" w:rsidDel="00000000" w:rsidP="00000000" w:rsidRDefault="00000000" w:rsidRPr="00000000" w14:paraId="00000077">
            <w:pPr>
              <w:ind w:left="-60" w:firstLine="0"/>
              <w:rPr>
                <w:rFonts w:ascii="Times New Roman" w:cs="Times New Roman" w:eastAsia="Times New Roman" w:hAnsi="Times New Roman"/>
                <w:color w:val="333333"/>
                <w:sz w:val="24"/>
                <w:szCs w:val="24"/>
                <w:highlight w:val="yellow"/>
              </w:rPr>
            </w:pPr>
            <w:r w:rsidDel="00000000" w:rsidR="00000000" w:rsidRPr="00000000">
              <w:rPr>
                <w:rFonts w:ascii="Times New Roman" w:cs="Times New Roman" w:eastAsia="Times New Roman" w:hAnsi="Times New Roman"/>
                <w:color w:val="333333"/>
                <w:sz w:val="24"/>
                <w:szCs w:val="24"/>
                <w:highlight w:val="yellow"/>
                <w:rtl w:val="0"/>
              </w:rPr>
              <w:t xml:space="preserve">Boolean</w:t>
            </w:r>
          </w:p>
        </w:tc>
        <w:tc>
          <w:tcPr>
            <w:gridSpan w:val="5"/>
            <w:tcBorders>
              <w:top w:color="000000" w:space="0" w:sz="0" w:val="nil"/>
              <w:left w:color="000000" w:space="0" w:sz="0" w:val="nil"/>
              <w:bottom w:color="e0e0e0" w:space="0" w:sz="5" w:val="single"/>
              <w:right w:color="e0e0e0" w:space="0" w:sz="5" w:val="single"/>
            </w:tcBorders>
            <w:shd w:fill="ffffff" w:val="clear"/>
            <w:tcMar>
              <w:top w:w="200.0" w:type="dxa"/>
              <w:left w:w="160.0" w:type="dxa"/>
              <w:bottom w:w="0.0" w:type="dxa"/>
              <w:right w:w="160.0" w:type="dxa"/>
            </w:tcMar>
            <w:vAlign w:val="top"/>
          </w:tcPr>
          <w:p w:rsidR="00000000" w:rsidDel="00000000" w:rsidP="00000000" w:rsidRDefault="00000000" w:rsidRPr="00000000" w14:paraId="00000079">
            <w:pPr>
              <w:ind w:left="-60" w:firstLine="0"/>
              <w:rPr>
                <w:color w:val="333333"/>
                <w:sz w:val="24"/>
                <w:szCs w:val="24"/>
                <w:highlight w:val="yellow"/>
              </w:rPr>
            </w:pPr>
            <w:r w:rsidDel="00000000" w:rsidR="00000000" w:rsidRPr="00000000">
              <w:rPr>
                <w:color w:val="333333"/>
                <w:sz w:val="24"/>
                <w:szCs w:val="24"/>
                <w:highlight w:val="yellow"/>
                <w:rtl w:val="0"/>
              </w:rPr>
              <w:t xml:space="preserve"> </w:t>
            </w:r>
          </w:p>
        </w:tc>
        <w:tc>
          <w:tcPr>
            <w:tcBorders>
              <w:top w:color="000000" w:space="0" w:sz="0" w:val="nil"/>
              <w:left w:color="000000" w:space="0" w:sz="0" w:val="nil"/>
              <w:bottom w:color="e0e0e0" w:space="0" w:sz="5" w:val="single"/>
              <w:right w:color="e0e0e0" w:space="0" w:sz="5" w:val="single"/>
            </w:tcBorders>
            <w:shd w:fill="ffffff" w:val="clear"/>
            <w:tcMar>
              <w:top w:w="200.0" w:type="dxa"/>
              <w:left w:w="160.0" w:type="dxa"/>
              <w:bottom w:w="0.0" w:type="dxa"/>
              <w:right w:w="160.0" w:type="dxa"/>
            </w:tcMar>
            <w:vAlign w:val="top"/>
          </w:tcPr>
          <w:p w:rsidR="00000000" w:rsidDel="00000000" w:rsidP="00000000" w:rsidRDefault="00000000" w:rsidRPr="00000000" w14:paraId="0000007E">
            <w:pPr>
              <w:spacing w:after="200" w:lineRule="auto"/>
              <w:ind w:left="-60" w:firstLine="0"/>
              <w:rPr>
                <w:color w:val="808080"/>
                <w:sz w:val="24"/>
                <w:szCs w:val="24"/>
                <w:highlight w:val="yellow"/>
              </w:rPr>
            </w:pPr>
            <w:r w:rsidDel="00000000" w:rsidR="00000000" w:rsidRPr="00000000">
              <w:rPr>
                <w:color w:val="808080"/>
                <w:sz w:val="24"/>
                <w:szCs w:val="24"/>
                <w:highlight w:val="yellow"/>
                <w:rtl w:val="0"/>
              </w:rPr>
              <w:t xml:space="preserve">Nếu </w:t>
            </w:r>
            <w:r w:rsidDel="00000000" w:rsidR="00000000" w:rsidRPr="00000000">
              <w:rPr>
                <w:rFonts w:ascii="Roboto Mono" w:cs="Roboto Mono" w:eastAsia="Roboto Mono" w:hAnsi="Roboto Mono"/>
                <w:color w:val="188038"/>
                <w:sz w:val="24"/>
                <w:szCs w:val="24"/>
                <w:highlight w:val="yellow"/>
                <w:rtl w:val="0"/>
              </w:rPr>
              <w:t xml:space="preserve">true</w:t>
            </w:r>
            <w:r w:rsidDel="00000000" w:rsidR="00000000" w:rsidRPr="00000000">
              <w:rPr>
                <w:color w:val="808080"/>
                <w:sz w:val="24"/>
                <w:szCs w:val="24"/>
                <w:highlight w:val="yellow"/>
                <w:rtl w:val="0"/>
              </w:rPr>
              <w:t xml:space="preserve">: dùng địa chỉ gửi mới; nếu </w:t>
            </w:r>
            <w:r w:rsidDel="00000000" w:rsidR="00000000" w:rsidRPr="00000000">
              <w:rPr>
                <w:rFonts w:ascii="Roboto Mono" w:cs="Roboto Mono" w:eastAsia="Roboto Mono" w:hAnsi="Roboto Mono"/>
                <w:color w:val="188038"/>
                <w:sz w:val="24"/>
                <w:szCs w:val="24"/>
                <w:highlight w:val="yellow"/>
                <w:rtl w:val="0"/>
              </w:rPr>
              <w:t xml:space="preserve">false</w:t>
            </w:r>
            <w:r w:rsidDel="00000000" w:rsidR="00000000" w:rsidRPr="00000000">
              <w:rPr>
                <w:color w:val="808080"/>
                <w:sz w:val="24"/>
                <w:szCs w:val="24"/>
                <w:highlight w:val="yellow"/>
                <w:rtl w:val="0"/>
              </w:rPr>
              <w:t xml:space="preserve"> hoặc không truyền: dùng địa chỉ cũ</w:t>
            </w:r>
          </w:p>
        </w:tc>
      </w:tr>
      <w:tr>
        <w:trPr>
          <w:cantSplit w:val="0"/>
          <w:trHeight w:val="675" w:hRule="atLeast"/>
          <w:tblHeader w:val="0"/>
        </w:trPr>
        <w:tc>
          <w:tcPr>
            <w:tcBorders>
              <w:top w:color="000000" w:space="0" w:sz="0" w:val="nil"/>
              <w:left w:color="e0e0e0" w:space="0" w:sz="5" w:val="single"/>
              <w:bottom w:color="e0e0e0" w:space="0" w:sz="5" w:val="single"/>
              <w:right w:color="e0e0e0" w:space="0" w:sz="5" w:val="single"/>
            </w:tcBorders>
            <w:shd w:fill="ffffff" w:val="clear"/>
            <w:tcMar>
              <w:top w:w="200.0" w:type="dxa"/>
              <w:left w:w="160.0" w:type="dxa"/>
              <w:bottom w:w="0.0" w:type="dxa"/>
              <w:right w:w="160.0" w:type="dxa"/>
            </w:tcMar>
            <w:vAlign w:val="top"/>
          </w:tcPr>
          <w:p w:rsidR="00000000" w:rsidDel="00000000" w:rsidP="00000000" w:rsidRDefault="00000000" w:rsidRPr="00000000" w14:paraId="0000007F">
            <w:pPr>
              <w:ind w:left="-60" w:firstLine="0"/>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from_address</w:t>
            </w:r>
          </w:p>
        </w:tc>
        <w:tc>
          <w:tcPr>
            <w:gridSpan w:val="2"/>
            <w:tcBorders>
              <w:top w:color="000000" w:space="0" w:sz="0" w:val="nil"/>
              <w:left w:color="000000" w:space="0" w:sz="0" w:val="nil"/>
              <w:bottom w:color="e0e0e0" w:space="0" w:sz="5" w:val="single"/>
              <w:right w:color="e0e0e0" w:space="0" w:sz="5" w:val="single"/>
            </w:tcBorders>
            <w:shd w:fill="ffffff" w:val="clear"/>
            <w:tcMar>
              <w:top w:w="200.0" w:type="dxa"/>
              <w:left w:w="160.0" w:type="dxa"/>
              <w:bottom w:w="0.0" w:type="dxa"/>
              <w:right w:w="160.0" w:type="dxa"/>
            </w:tcMar>
            <w:vAlign w:val="top"/>
          </w:tcPr>
          <w:p w:rsidR="00000000" w:rsidDel="00000000" w:rsidP="00000000" w:rsidRDefault="00000000" w:rsidRPr="00000000" w14:paraId="00000080">
            <w:pPr>
              <w:ind w:left="-60" w:firstLine="0"/>
              <w:rPr>
                <w:color w:val="333333"/>
                <w:sz w:val="24"/>
                <w:szCs w:val="24"/>
              </w:rPr>
            </w:pPr>
            <w:r w:rsidDel="00000000" w:rsidR="00000000" w:rsidRPr="00000000">
              <w:rPr>
                <w:color w:val="333333"/>
                <w:sz w:val="24"/>
                <w:szCs w:val="24"/>
                <w:rtl w:val="0"/>
              </w:rPr>
              <w:t xml:space="preserve"> </w:t>
            </w:r>
          </w:p>
        </w:tc>
        <w:tc>
          <w:tcPr>
            <w:gridSpan w:val="2"/>
            <w:tcBorders>
              <w:top w:color="000000" w:space="0" w:sz="0" w:val="nil"/>
              <w:left w:color="000000" w:space="0" w:sz="0" w:val="nil"/>
              <w:bottom w:color="e0e0e0" w:space="0" w:sz="5" w:val="single"/>
              <w:right w:color="e0e0e0" w:space="0" w:sz="5" w:val="single"/>
            </w:tcBorders>
            <w:shd w:fill="ffffff" w:val="clear"/>
            <w:tcMar>
              <w:top w:w="200.0" w:type="dxa"/>
              <w:left w:w="160.0" w:type="dxa"/>
              <w:bottom w:w="0.0" w:type="dxa"/>
              <w:right w:w="160.0" w:type="dxa"/>
            </w:tcMar>
            <w:vAlign w:val="top"/>
          </w:tcPr>
          <w:p w:rsidR="00000000" w:rsidDel="00000000" w:rsidP="00000000" w:rsidRDefault="00000000" w:rsidRPr="00000000" w14:paraId="00000082">
            <w:pPr>
              <w:ind w:left="-60" w:firstLine="0"/>
              <w:rPr>
                <w:color w:val="333333"/>
                <w:sz w:val="24"/>
                <w:szCs w:val="24"/>
              </w:rPr>
            </w:pPr>
            <w:r w:rsidDel="00000000" w:rsidR="00000000" w:rsidRPr="00000000">
              <w:rPr>
                <w:color w:val="333333"/>
                <w:sz w:val="24"/>
                <w:szCs w:val="24"/>
                <w:rtl w:val="0"/>
              </w:rPr>
              <w:t xml:space="preserve">String</w:t>
            </w:r>
          </w:p>
        </w:tc>
        <w:tc>
          <w:tcPr>
            <w:gridSpan w:val="5"/>
            <w:tcBorders>
              <w:top w:color="000000" w:space="0" w:sz="0" w:val="nil"/>
              <w:left w:color="000000" w:space="0" w:sz="0" w:val="nil"/>
              <w:bottom w:color="e0e0e0" w:space="0" w:sz="5" w:val="single"/>
              <w:right w:color="e0e0e0" w:space="0" w:sz="5" w:val="single"/>
            </w:tcBorders>
            <w:shd w:fill="ffffff" w:val="clear"/>
            <w:tcMar>
              <w:top w:w="200.0" w:type="dxa"/>
              <w:left w:w="160.0" w:type="dxa"/>
              <w:bottom w:w="0.0" w:type="dxa"/>
              <w:right w:w="160.0" w:type="dxa"/>
            </w:tcMar>
            <w:vAlign w:val="top"/>
          </w:tcPr>
          <w:p w:rsidR="00000000" w:rsidDel="00000000" w:rsidP="00000000" w:rsidRDefault="00000000" w:rsidRPr="00000000" w14:paraId="00000084">
            <w:pPr>
              <w:ind w:left="-60" w:firstLine="0"/>
              <w:rPr>
                <w:color w:val="333333"/>
                <w:sz w:val="24"/>
                <w:szCs w:val="24"/>
              </w:rPr>
            </w:pPr>
            <w:r w:rsidDel="00000000" w:rsidR="00000000" w:rsidRPr="00000000">
              <w:rPr>
                <w:color w:val="333333"/>
                <w:sz w:val="24"/>
                <w:szCs w:val="24"/>
                <w:rtl w:val="0"/>
              </w:rPr>
              <w:t xml:space="preserve">1024</w:t>
            </w:r>
          </w:p>
        </w:tc>
        <w:tc>
          <w:tcPr>
            <w:tcBorders>
              <w:top w:color="000000" w:space="0" w:sz="0" w:val="nil"/>
              <w:left w:color="000000" w:space="0" w:sz="0" w:val="nil"/>
              <w:bottom w:color="e0e0e0" w:space="0" w:sz="5" w:val="single"/>
              <w:right w:color="e0e0e0" w:space="0" w:sz="5" w:val="single"/>
            </w:tcBorders>
            <w:shd w:fill="ffffff" w:val="clear"/>
            <w:tcMar>
              <w:top w:w="200.0" w:type="dxa"/>
              <w:left w:w="160.0" w:type="dxa"/>
              <w:bottom w:w="0.0" w:type="dxa"/>
              <w:right w:w="160.0" w:type="dxa"/>
            </w:tcMar>
            <w:vAlign w:val="top"/>
          </w:tcPr>
          <w:p w:rsidR="00000000" w:rsidDel="00000000" w:rsidP="00000000" w:rsidRDefault="00000000" w:rsidRPr="00000000" w14:paraId="00000089">
            <w:pPr>
              <w:spacing w:after="200" w:lineRule="auto"/>
              <w:ind w:left="-60" w:firstLine="0"/>
              <w:rPr>
                <w:color w:val="808080"/>
                <w:sz w:val="24"/>
                <w:szCs w:val="24"/>
              </w:rPr>
            </w:pPr>
            <w:r w:rsidDel="00000000" w:rsidR="00000000" w:rsidRPr="00000000">
              <w:rPr>
                <w:color w:val="808080"/>
                <w:sz w:val="24"/>
                <w:szCs w:val="24"/>
                <w:rtl w:val="0"/>
              </w:rPr>
              <w:t xml:space="preserve">Địa chỉ người gửi.</w:t>
            </w:r>
          </w:p>
        </w:tc>
      </w:tr>
      <w:tr>
        <w:trPr>
          <w:cantSplit w:val="0"/>
          <w:trHeight w:val="675" w:hRule="atLeast"/>
          <w:tblHeader w:val="0"/>
        </w:trPr>
        <w:tc>
          <w:tcPr>
            <w:tcBorders>
              <w:top w:color="000000" w:space="0" w:sz="0" w:val="nil"/>
              <w:left w:color="e0e0e0" w:space="0" w:sz="5" w:val="single"/>
              <w:bottom w:color="e0e0e0" w:space="0" w:sz="5" w:val="single"/>
              <w:right w:color="e0e0e0" w:space="0" w:sz="5" w:val="single"/>
            </w:tcBorders>
            <w:shd w:fill="ffffff" w:val="clear"/>
            <w:tcMar>
              <w:top w:w="200.0" w:type="dxa"/>
              <w:left w:w="160.0" w:type="dxa"/>
              <w:bottom w:w="0.0" w:type="dxa"/>
              <w:right w:w="160.0" w:type="dxa"/>
            </w:tcMar>
            <w:vAlign w:val="top"/>
          </w:tcPr>
          <w:p w:rsidR="00000000" w:rsidDel="00000000" w:rsidP="00000000" w:rsidRDefault="00000000" w:rsidRPr="00000000" w14:paraId="0000008A">
            <w:pPr>
              <w:ind w:left="-60" w:firstLine="0"/>
              <w:rPr>
                <w:rFonts w:ascii="Courier New" w:cs="Courier New" w:eastAsia="Courier New" w:hAnsi="Courier New"/>
                <w:color w:val="333333"/>
                <w:sz w:val="24"/>
                <w:szCs w:val="24"/>
              </w:rPr>
            </w:pPr>
            <w:r w:rsidDel="00000000" w:rsidR="00000000" w:rsidRPr="00000000">
              <w:rPr>
                <w:rFonts w:ascii="Cousine" w:cs="Cousine" w:eastAsia="Cousine" w:hAnsi="Cousine"/>
                <w:color w:val="333333"/>
                <w:sz w:val="24"/>
                <w:szCs w:val="24"/>
                <w:rtl w:val="0"/>
              </w:rPr>
              <w:t xml:space="preserve">from_ward_name hoặc from_ward_code</w:t>
            </w:r>
          </w:p>
        </w:tc>
        <w:tc>
          <w:tcPr>
            <w:gridSpan w:val="2"/>
            <w:tcBorders>
              <w:top w:color="000000" w:space="0" w:sz="0" w:val="nil"/>
              <w:left w:color="000000" w:space="0" w:sz="0" w:val="nil"/>
              <w:bottom w:color="e0e0e0" w:space="0" w:sz="5" w:val="single"/>
              <w:right w:color="e0e0e0" w:space="0" w:sz="5" w:val="single"/>
            </w:tcBorders>
            <w:shd w:fill="ffffff" w:val="clear"/>
            <w:tcMar>
              <w:top w:w="200.0" w:type="dxa"/>
              <w:left w:w="160.0" w:type="dxa"/>
              <w:bottom w:w="0.0" w:type="dxa"/>
              <w:right w:w="160.0" w:type="dxa"/>
            </w:tcMar>
            <w:vAlign w:val="top"/>
          </w:tcPr>
          <w:p w:rsidR="00000000" w:rsidDel="00000000" w:rsidP="00000000" w:rsidRDefault="00000000" w:rsidRPr="00000000" w14:paraId="0000008B">
            <w:pPr>
              <w:ind w:left="-60" w:firstLine="0"/>
              <w:rPr>
                <w:color w:val="333333"/>
                <w:sz w:val="24"/>
                <w:szCs w:val="24"/>
              </w:rPr>
            </w:pPr>
            <w:r w:rsidDel="00000000" w:rsidR="00000000" w:rsidRPr="00000000">
              <w:rPr>
                <w:color w:val="333333"/>
                <w:sz w:val="24"/>
                <w:szCs w:val="24"/>
                <w:rtl w:val="0"/>
              </w:rPr>
              <w:t xml:space="preserve"> </w:t>
            </w:r>
          </w:p>
        </w:tc>
        <w:tc>
          <w:tcPr>
            <w:gridSpan w:val="2"/>
            <w:tcBorders>
              <w:top w:color="000000" w:space="0" w:sz="0" w:val="nil"/>
              <w:left w:color="000000" w:space="0" w:sz="0" w:val="nil"/>
              <w:bottom w:color="e0e0e0" w:space="0" w:sz="5" w:val="single"/>
              <w:right w:color="e0e0e0" w:space="0" w:sz="5" w:val="single"/>
            </w:tcBorders>
            <w:shd w:fill="ffffff" w:val="clear"/>
            <w:tcMar>
              <w:top w:w="200.0" w:type="dxa"/>
              <w:left w:w="160.0" w:type="dxa"/>
              <w:bottom w:w="0.0" w:type="dxa"/>
              <w:right w:w="160.0" w:type="dxa"/>
            </w:tcMar>
            <w:vAlign w:val="top"/>
          </w:tcPr>
          <w:p w:rsidR="00000000" w:rsidDel="00000000" w:rsidP="00000000" w:rsidRDefault="00000000" w:rsidRPr="00000000" w14:paraId="0000008D">
            <w:pPr>
              <w:ind w:left="-60" w:firstLine="0"/>
              <w:rPr>
                <w:color w:val="333333"/>
                <w:sz w:val="24"/>
                <w:szCs w:val="24"/>
              </w:rPr>
            </w:pPr>
            <w:ins w:author="Kim Nguyễn" w:id="6" w:date="2026-02-14T13:50:46Z">
              <w:r w:rsidDel="00000000" w:rsidR="00000000" w:rsidRPr="00000000">
                <w:rPr>
                  <w:color w:val="333333"/>
                  <w:sz w:val="24"/>
                  <w:szCs w:val="24"/>
                  <w:rtl w:val="0"/>
                  <w:rPrChange w:author="Kim Nguyễn" w:id="7" w:date="2026-02-14T13:50:46Z">
                    <w:rPr/>
                  </w:rPrChange>
                </w:rPr>
                <w:t xml:space="preserve">``</w:t>
              </w:r>
            </w:ins>
            <w:del w:author="Kim Nguyễn" w:id="6" w:date="2026-02-14T13:50:46Z">
              <w:r w:rsidDel="00000000" w:rsidR="00000000" w:rsidRPr="00000000">
                <w:rPr>
                  <w:color w:val="333333"/>
                  <w:sz w:val="24"/>
                  <w:szCs w:val="24"/>
                  <w:rtl w:val="0"/>
                  <w:rPrChange w:author="Kim Nguyễn" w:id="7" w:date="2026-02-14T13:50:46Z">
                    <w:rPr>
                      <w:color w:val="333333"/>
                      <w:sz w:val="24"/>
                      <w:szCs w:val="24"/>
                    </w:rPr>
                  </w:rPrChange>
                </w:rPr>
                <w:delText xml:space="preserve">St</w:delText>
              </w:r>
            </w:del>
            <w:r w:rsidDel="00000000" w:rsidR="00000000" w:rsidRPr="00000000">
              <w:rPr>
                <w:color w:val="333333"/>
                <w:sz w:val="24"/>
                <w:szCs w:val="24"/>
                <w:rtl w:val="0"/>
              </w:rPr>
              <w:t xml:space="preserve">ring</w:t>
            </w:r>
          </w:p>
        </w:tc>
        <w:tc>
          <w:tcPr>
            <w:gridSpan w:val="5"/>
            <w:tcBorders>
              <w:top w:color="000000" w:space="0" w:sz="0" w:val="nil"/>
              <w:left w:color="000000" w:space="0" w:sz="0" w:val="nil"/>
              <w:bottom w:color="e0e0e0" w:space="0" w:sz="5" w:val="single"/>
              <w:right w:color="e0e0e0" w:space="0" w:sz="5" w:val="single"/>
            </w:tcBorders>
            <w:shd w:fill="ffffff" w:val="clear"/>
            <w:tcMar>
              <w:top w:w="200.0" w:type="dxa"/>
              <w:left w:w="160.0" w:type="dxa"/>
              <w:bottom w:w="0.0" w:type="dxa"/>
              <w:right w:w="160.0" w:type="dxa"/>
            </w:tcMar>
            <w:vAlign w:val="top"/>
          </w:tcPr>
          <w:p w:rsidR="00000000" w:rsidDel="00000000" w:rsidP="00000000" w:rsidRDefault="00000000" w:rsidRPr="00000000" w14:paraId="0000008F">
            <w:pPr>
              <w:ind w:left="-60" w:firstLine="0"/>
              <w:rPr>
                <w:color w:val="333333"/>
                <w:sz w:val="24"/>
                <w:szCs w:val="24"/>
              </w:rPr>
            </w:pPr>
            <w:r w:rsidDel="00000000" w:rsidR="00000000" w:rsidRPr="00000000">
              <w:rPr>
                <w:color w:val="333333"/>
                <w:sz w:val="24"/>
                <w:szCs w:val="24"/>
                <w:rtl w:val="0"/>
              </w:rPr>
              <w:t xml:space="preserve"> </w:t>
            </w:r>
          </w:p>
        </w:tc>
        <w:tc>
          <w:tcPr>
            <w:tcBorders>
              <w:top w:color="000000" w:space="0" w:sz="0" w:val="nil"/>
              <w:left w:color="000000" w:space="0" w:sz="0" w:val="nil"/>
              <w:bottom w:color="e0e0e0" w:space="0" w:sz="5" w:val="single"/>
              <w:right w:color="e0e0e0" w:space="0" w:sz="5" w:val="single"/>
            </w:tcBorders>
            <w:shd w:fill="ffffff" w:val="clear"/>
            <w:tcMar>
              <w:top w:w="200.0" w:type="dxa"/>
              <w:left w:w="160.0" w:type="dxa"/>
              <w:bottom w:w="0.0" w:type="dxa"/>
              <w:right w:w="160.0" w:type="dxa"/>
            </w:tcMar>
            <w:vAlign w:val="top"/>
          </w:tcPr>
          <w:p w:rsidR="00000000" w:rsidDel="00000000" w:rsidP="00000000" w:rsidRDefault="00000000" w:rsidRPr="00000000" w14:paraId="00000094">
            <w:pPr>
              <w:spacing w:after="200" w:lineRule="auto"/>
              <w:ind w:left="-60" w:firstLine="0"/>
              <w:rPr>
                <w:color w:val="337ab7"/>
                <w:sz w:val="24"/>
                <w:szCs w:val="24"/>
              </w:rPr>
            </w:pPr>
            <w:r w:rsidDel="00000000" w:rsidR="00000000" w:rsidRPr="00000000">
              <w:rPr>
                <w:color w:val="337ab7"/>
                <w:sz w:val="24"/>
                <w:szCs w:val="24"/>
                <w:rtl w:val="0"/>
              </w:rPr>
              <w:t xml:space="preserve">Tên hoặc Mã Phường/Xã của người gửi hàng.</w:t>
            </w:r>
          </w:p>
          <w:p w:rsidR="00000000" w:rsidDel="00000000" w:rsidP="00000000" w:rsidRDefault="00000000" w:rsidRPr="00000000" w14:paraId="00000095">
            <w:pPr>
              <w:spacing w:after="200" w:lineRule="auto"/>
              <w:ind w:left="-60" w:firstLine="0"/>
              <w:rPr>
                <w:color w:val="808080"/>
                <w:sz w:val="24"/>
                <w:szCs w:val="24"/>
                <w:highlight w:val="yellow"/>
              </w:rPr>
            </w:pPr>
            <w:r w:rsidDel="00000000" w:rsidR="00000000" w:rsidRPr="00000000">
              <w:rPr>
                <w:color w:val="808080"/>
                <w:sz w:val="24"/>
                <w:szCs w:val="24"/>
                <w:highlight w:val="yellow"/>
                <w:rtl w:val="0"/>
              </w:rPr>
              <w:t xml:space="preserve">is_new_from_address là FALSE hoặc không truyền thì dùng Tên hoặc Mã Phường/Xã danh sách đơn vị hành chính cũ</w:t>
            </w:r>
          </w:p>
          <w:p w:rsidR="00000000" w:rsidDel="00000000" w:rsidP="00000000" w:rsidRDefault="00000000" w:rsidRPr="00000000" w14:paraId="00000096">
            <w:pPr>
              <w:spacing w:after="200" w:lineRule="auto"/>
              <w:ind w:left="-60" w:firstLine="0"/>
              <w:rPr>
                <w:color w:val="808080"/>
                <w:sz w:val="24"/>
                <w:szCs w:val="24"/>
                <w:highlight w:val="yellow"/>
              </w:rPr>
            </w:pPr>
            <w:r w:rsidDel="00000000" w:rsidR="00000000" w:rsidRPr="00000000">
              <w:rPr>
                <w:color w:val="808080"/>
                <w:sz w:val="24"/>
                <w:szCs w:val="24"/>
                <w:highlight w:val="yellow"/>
                <w:rtl w:val="0"/>
              </w:rPr>
              <w:t xml:space="preserve">is_new_from_address là TRUE thì dùng Tên hoặc Mã Phường/Xã danh sách đơn vị hành chính mới</w:t>
            </w:r>
          </w:p>
          <w:p w:rsidR="00000000" w:rsidDel="00000000" w:rsidP="00000000" w:rsidRDefault="00000000" w:rsidRPr="00000000" w14:paraId="00000097">
            <w:pPr>
              <w:spacing w:after="200" w:lineRule="auto"/>
              <w:ind w:left="-60" w:firstLine="0"/>
              <w:rPr>
                <w:color w:val="337ab7"/>
                <w:sz w:val="24"/>
                <w:szCs w:val="24"/>
              </w:rPr>
            </w:pPr>
            <w:r w:rsidDel="00000000" w:rsidR="00000000" w:rsidRPr="00000000">
              <w:rPr>
                <w:rtl w:val="0"/>
              </w:rPr>
            </w:r>
          </w:p>
        </w:tc>
      </w:tr>
      <w:tr>
        <w:trPr>
          <w:cantSplit w:val="0"/>
          <w:trHeight w:val="675" w:hRule="atLeast"/>
          <w:tblHeader w:val="0"/>
        </w:trPr>
        <w:tc>
          <w:tcPr>
            <w:tcBorders>
              <w:top w:color="000000" w:space="0" w:sz="0" w:val="nil"/>
              <w:left w:color="e0e0e0" w:space="0" w:sz="5" w:val="single"/>
              <w:bottom w:color="e0e0e0" w:space="0" w:sz="5" w:val="single"/>
              <w:right w:color="e0e0e0" w:space="0" w:sz="5" w:val="single"/>
            </w:tcBorders>
            <w:shd w:fill="ffffff" w:val="clear"/>
            <w:tcMar>
              <w:top w:w="200.0" w:type="dxa"/>
              <w:left w:w="160.0" w:type="dxa"/>
              <w:bottom w:w="0.0" w:type="dxa"/>
              <w:right w:w="160.0" w:type="dxa"/>
            </w:tcMar>
            <w:vAlign w:val="top"/>
          </w:tcPr>
          <w:p w:rsidR="00000000" w:rsidDel="00000000" w:rsidP="00000000" w:rsidRDefault="00000000" w:rsidRPr="00000000" w14:paraId="00000098">
            <w:pPr>
              <w:ind w:left="-60" w:firstLine="0"/>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from_district_name</w:t>
            </w:r>
          </w:p>
        </w:tc>
        <w:tc>
          <w:tcPr>
            <w:gridSpan w:val="2"/>
            <w:tcBorders>
              <w:top w:color="000000" w:space="0" w:sz="0" w:val="nil"/>
              <w:left w:color="000000" w:space="0" w:sz="0" w:val="nil"/>
              <w:bottom w:color="e0e0e0" w:space="0" w:sz="5" w:val="single"/>
              <w:right w:color="e0e0e0" w:space="0" w:sz="5" w:val="single"/>
            </w:tcBorders>
            <w:shd w:fill="ffffff" w:val="clear"/>
            <w:tcMar>
              <w:top w:w="200.0" w:type="dxa"/>
              <w:left w:w="160.0" w:type="dxa"/>
              <w:bottom w:w="0.0" w:type="dxa"/>
              <w:right w:w="160.0" w:type="dxa"/>
            </w:tcMar>
            <w:vAlign w:val="top"/>
          </w:tcPr>
          <w:p w:rsidR="00000000" w:rsidDel="00000000" w:rsidP="00000000" w:rsidRDefault="00000000" w:rsidRPr="00000000" w14:paraId="00000099">
            <w:pPr>
              <w:ind w:left="-60" w:firstLine="0"/>
              <w:rPr>
                <w:color w:val="333333"/>
                <w:sz w:val="24"/>
                <w:szCs w:val="24"/>
              </w:rPr>
            </w:pPr>
            <w:r w:rsidDel="00000000" w:rsidR="00000000" w:rsidRPr="00000000">
              <w:rPr>
                <w:color w:val="333333"/>
                <w:sz w:val="24"/>
                <w:szCs w:val="24"/>
                <w:rtl w:val="0"/>
              </w:rPr>
              <w:t xml:space="preserve"> </w:t>
            </w:r>
          </w:p>
        </w:tc>
        <w:tc>
          <w:tcPr>
            <w:gridSpan w:val="2"/>
            <w:tcBorders>
              <w:top w:color="000000" w:space="0" w:sz="0" w:val="nil"/>
              <w:left w:color="000000" w:space="0" w:sz="0" w:val="nil"/>
              <w:bottom w:color="e0e0e0" w:space="0" w:sz="5" w:val="single"/>
              <w:right w:color="e0e0e0" w:space="0" w:sz="5" w:val="single"/>
            </w:tcBorders>
            <w:shd w:fill="ffffff" w:val="clear"/>
            <w:tcMar>
              <w:top w:w="200.0" w:type="dxa"/>
              <w:left w:w="160.0" w:type="dxa"/>
              <w:bottom w:w="0.0" w:type="dxa"/>
              <w:right w:w="160.0" w:type="dxa"/>
            </w:tcMar>
            <w:vAlign w:val="top"/>
          </w:tcPr>
          <w:p w:rsidR="00000000" w:rsidDel="00000000" w:rsidP="00000000" w:rsidRDefault="00000000" w:rsidRPr="00000000" w14:paraId="0000009B">
            <w:pPr>
              <w:ind w:left="-60" w:firstLine="0"/>
              <w:rPr>
                <w:color w:val="333333"/>
                <w:sz w:val="24"/>
                <w:szCs w:val="24"/>
              </w:rPr>
            </w:pPr>
            <w:r w:rsidDel="00000000" w:rsidR="00000000" w:rsidRPr="00000000">
              <w:rPr>
                <w:color w:val="333333"/>
                <w:sz w:val="24"/>
                <w:szCs w:val="24"/>
                <w:rtl w:val="0"/>
              </w:rPr>
              <w:t xml:space="preserve">String</w:t>
            </w:r>
          </w:p>
        </w:tc>
        <w:tc>
          <w:tcPr>
            <w:gridSpan w:val="5"/>
            <w:tcBorders>
              <w:top w:color="000000" w:space="0" w:sz="0" w:val="nil"/>
              <w:left w:color="000000" w:space="0" w:sz="0" w:val="nil"/>
              <w:bottom w:color="e0e0e0" w:space="0" w:sz="5" w:val="single"/>
              <w:right w:color="e0e0e0" w:space="0" w:sz="5" w:val="single"/>
            </w:tcBorders>
            <w:shd w:fill="ffffff" w:val="clear"/>
            <w:tcMar>
              <w:top w:w="200.0" w:type="dxa"/>
              <w:left w:w="160.0" w:type="dxa"/>
              <w:bottom w:w="0.0" w:type="dxa"/>
              <w:right w:w="160.0" w:type="dxa"/>
            </w:tcMar>
            <w:vAlign w:val="top"/>
          </w:tcPr>
          <w:p w:rsidR="00000000" w:rsidDel="00000000" w:rsidP="00000000" w:rsidRDefault="00000000" w:rsidRPr="00000000" w14:paraId="0000009D">
            <w:pPr>
              <w:ind w:left="-60" w:firstLine="0"/>
              <w:rPr>
                <w:color w:val="333333"/>
                <w:sz w:val="24"/>
                <w:szCs w:val="24"/>
              </w:rPr>
            </w:pPr>
            <w:r w:rsidDel="00000000" w:rsidR="00000000" w:rsidRPr="00000000">
              <w:rPr>
                <w:color w:val="333333"/>
                <w:sz w:val="24"/>
                <w:szCs w:val="24"/>
                <w:rtl w:val="0"/>
              </w:rPr>
              <w:t xml:space="preserve"> </w:t>
            </w:r>
          </w:p>
        </w:tc>
        <w:tc>
          <w:tcPr>
            <w:tcBorders>
              <w:top w:color="000000" w:space="0" w:sz="0" w:val="nil"/>
              <w:left w:color="000000" w:space="0" w:sz="0" w:val="nil"/>
              <w:bottom w:color="e0e0e0" w:space="0" w:sz="5" w:val="single"/>
              <w:right w:color="e0e0e0" w:space="0" w:sz="5" w:val="single"/>
            </w:tcBorders>
            <w:shd w:fill="ffffff" w:val="clear"/>
            <w:tcMar>
              <w:top w:w="200.0" w:type="dxa"/>
              <w:left w:w="160.0" w:type="dxa"/>
              <w:bottom w:w="0.0" w:type="dxa"/>
              <w:right w:w="160.0" w:type="dxa"/>
            </w:tcMar>
            <w:vAlign w:val="top"/>
          </w:tcPr>
          <w:p w:rsidR="00000000" w:rsidDel="00000000" w:rsidP="00000000" w:rsidRDefault="00000000" w:rsidRPr="00000000" w14:paraId="000000A2">
            <w:pPr>
              <w:spacing w:after="200" w:lineRule="auto"/>
              <w:ind w:left="-60" w:firstLine="0"/>
              <w:rPr>
                <w:color w:val="337ab7"/>
                <w:sz w:val="24"/>
                <w:szCs w:val="24"/>
              </w:rPr>
            </w:pPr>
            <w:r w:rsidDel="00000000" w:rsidR="00000000" w:rsidRPr="00000000">
              <w:rPr>
                <w:color w:val="337ab7"/>
                <w:sz w:val="24"/>
                <w:szCs w:val="24"/>
                <w:rtl w:val="0"/>
              </w:rPr>
              <w:t xml:space="preserve">Quận/Huyện của người gửi hàng.</w:t>
            </w:r>
          </w:p>
        </w:tc>
      </w:tr>
      <w:tr>
        <w:trPr>
          <w:cantSplit w:val="0"/>
          <w:trHeight w:val="675" w:hRule="atLeast"/>
          <w:tblHeader w:val="0"/>
        </w:trPr>
        <w:tc>
          <w:tcPr>
            <w:tcBorders>
              <w:top w:color="000000" w:space="0" w:sz="0" w:val="nil"/>
              <w:left w:color="e0e0e0" w:space="0" w:sz="5" w:val="single"/>
              <w:bottom w:color="e0e0e0" w:space="0" w:sz="5" w:val="single"/>
              <w:right w:color="e0e0e0" w:space="0" w:sz="5" w:val="single"/>
            </w:tcBorders>
            <w:shd w:fill="ffffff" w:val="clear"/>
            <w:tcMar>
              <w:top w:w="200.0" w:type="dxa"/>
              <w:left w:w="160.0" w:type="dxa"/>
              <w:bottom w:w="0.0" w:type="dxa"/>
              <w:right w:w="160.0" w:type="dxa"/>
            </w:tcMar>
            <w:vAlign w:val="top"/>
          </w:tcPr>
          <w:p w:rsidR="00000000" w:rsidDel="00000000" w:rsidP="00000000" w:rsidRDefault="00000000" w:rsidRPr="00000000" w14:paraId="000000A3">
            <w:pPr>
              <w:ind w:left="-60" w:firstLine="0"/>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from_province_name</w:t>
            </w:r>
          </w:p>
        </w:tc>
        <w:tc>
          <w:tcPr>
            <w:gridSpan w:val="2"/>
            <w:tcBorders>
              <w:top w:color="000000" w:space="0" w:sz="0" w:val="nil"/>
              <w:left w:color="000000" w:space="0" w:sz="0" w:val="nil"/>
              <w:bottom w:color="e0e0e0" w:space="0" w:sz="5" w:val="single"/>
              <w:right w:color="e0e0e0" w:space="0" w:sz="5" w:val="single"/>
            </w:tcBorders>
            <w:shd w:fill="ffffff" w:val="clear"/>
            <w:tcMar>
              <w:top w:w="200.0" w:type="dxa"/>
              <w:left w:w="160.0" w:type="dxa"/>
              <w:bottom w:w="0.0" w:type="dxa"/>
              <w:right w:w="160.0" w:type="dxa"/>
            </w:tcMar>
            <w:vAlign w:val="top"/>
          </w:tcPr>
          <w:p w:rsidR="00000000" w:rsidDel="00000000" w:rsidP="00000000" w:rsidRDefault="00000000" w:rsidRPr="00000000" w14:paraId="000000A4">
            <w:pPr>
              <w:ind w:left="-60" w:firstLine="0"/>
              <w:rPr>
                <w:color w:val="333333"/>
                <w:sz w:val="24"/>
                <w:szCs w:val="24"/>
              </w:rPr>
            </w:pPr>
            <w:r w:rsidDel="00000000" w:rsidR="00000000" w:rsidRPr="00000000">
              <w:rPr>
                <w:color w:val="333333"/>
                <w:sz w:val="24"/>
                <w:szCs w:val="24"/>
                <w:rtl w:val="0"/>
              </w:rPr>
              <w:t xml:space="preserve"> </w:t>
            </w:r>
          </w:p>
        </w:tc>
        <w:tc>
          <w:tcPr>
            <w:gridSpan w:val="2"/>
            <w:tcBorders>
              <w:top w:color="000000" w:space="0" w:sz="0" w:val="nil"/>
              <w:left w:color="000000" w:space="0" w:sz="0" w:val="nil"/>
              <w:bottom w:color="e0e0e0" w:space="0" w:sz="5" w:val="single"/>
              <w:right w:color="e0e0e0" w:space="0" w:sz="5" w:val="single"/>
            </w:tcBorders>
            <w:shd w:fill="ffffff" w:val="clear"/>
            <w:tcMar>
              <w:top w:w="200.0" w:type="dxa"/>
              <w:left w:w="160.0" w:type="dxa"/>
              <w:bottom w:w="0.0" w:type="dxa"/>
              <w:right w:w="160.0" w:type="dxa"/>
            </w:tcMar>
            <w:vAlign w:val="top"/>
          </w:tcPr>
          <w:p w:rsidR="00000000" w:rsidDel="00000000" w:rsidP="00000000" w:rsidRDefault="00000000" w:rsidRPr="00000000" w14:paraId="000000A6">
            <w:pPr>
              <w:ind w:left="-60" w:firstLine="0"/>
              <w:rPr>
                <w:color w:val="333333"/>
                <w:sz w:val="24"/>
                <w:szCs w:val="24"/>
              </w:rPr>
            </w:pPr>
            <w:r w:rsidDel="00000000" w:rsidR="00000000" w:rsidRPr="00000000">
              <w:rPr>
                <w:color w:val="333333"/>
                <w:sz w:val="24"/>
                <w:szCs w:val="24"/>
                <w:rtl w:val="0"/>
              </w:rPr>
              <w:t xml:space="preserve">String</w:t>
            </w:r>
          </w:p>
        </w:tc>
        <w:tc>
          <w:tcPr>
            <w:gridSpan w:val="5"/>
            <w:tcBorders>
              <w:top w:color="000000" w:space="0" w:sz="0" w:val="nil"/>
              <w:left w:color="000000" w:space="0" w:sz="0" w:val="nil"/>
              <w:bottom w:color="e0e0e0" w:space="0" w:sz="5" w:val="single"/>
              <w:right w:color="e0e0e0" w:space="0" w:sz="5" w:val="single"/>
            </w:tcBorders>
            <w:shd w:fill="ffffff" w:val="clear"/>
            <w:tcMar>
              <w:top w:w="200.0" w:type="dxa"/>
              <w:left w:w="160.0" w:type="dxa"/>
              <w:bottom w:w="0.0" w:type="dxa"/>
              <w:right w:w="160.0" w:type="dxa"/>
            </w:tcMar>
            <w:vAlign w:val="top"/>
          </w:tcPr>
          <w:p w:rsidR="00000000" w:rsidDel="00000000" w:rsidP="00000000" w:rsidRDefault="00000000" w:rsidRPr="00000000" w14:paraId="000000A8">
            <w:pPr>
              <w:ind w:left="-60" w:firstLine="0"/>
              <w:rPr>
                <w:color w:val="333333"/>
                <w:sz w:val="24"/>
                <w:szCs w:val="24"/>
              </w:rPr>
            </w:pPr>
            <w:r w:rsidDel="00000000" w:rsidR="00000000" w:rsidRPr="00000000">
              <w:rPr>
                <w:color w:val="333333"/>
                <w:sz w:val="24"/>
                <w:szCs w:val="24"/>
                <w:rtl w:val="0"/>
              </w:rPr>
              <w:t xml:space="preserve"> </w:t>
            </w:r>
          </w:p>
        </w:tc>
        <w:tc>
          <w:tcPr>
            <w:tcBorders>
              <w:top w:color="000000" w:space="0" w:sz="0" w:val="nil"/>
              <w:left w:color="000000" w:space="0" w:sz="0" w:val="nil"/>
              <w:bottom w:color="e0e0e0" w:space="0" w:sz="5" w:val="single"/>
              <w:right w:color="e0e0e0" w:space="0" w:sz="5" w:val="single"/>
            </w:tcBorders>
            <w:shd w:fill="ffffff" w:val="clear"/>
            <w:tcMar>
              <w:top w:w="200.0" w:type="dxa"/>
              <w:left w:w="160.0" w:type="dxa"/>
              <w:bottom w:w="0.0" w:type="dxa"/>
              <w:right w:w="160.0" w:type="dxa"/>
            </w:tcMar>
            <w:vAlign w:val="top"/>
          </w:tcPr>
          <w:p w:rsidR="00000000" w:rsidDel="00000000" w:rsidP="00000000" w:rsidRDefault="00000000" w:rsidRPr="00000000" w14:paraId="000000AD">
            <w:pPr>
              <w:spacing w:after="200" w:lineRule="auto"/>
              <w:ind w:left="-60" w:firstLine="0"/>
              <w:rPr>
                <w:color w:val="337ab7"/>
                <w:sz w:val="24"/>
                <w:szCs w:val="24"/>
              </w:rPr>
            </w:pPr>
            <w:r w:rsidDel="00000000" w:rsidR="00000000" w:rsidRPr="00000000">
              <w:rPr>
                <w:color w:val="337ab7"/>
                <w:sz w:val="24"/>
                <w:szCs w:val="24"/>
                <w:rtl w:val="0"/>
              </w:rPr>
              <w:t xml:space="preserve">Tỉnh của người gửi hàng.</w:t>
            </w:r>
          </w:p>
        </w:tc>
      </w:tr>
      <w:tr>
        <w:trPr>
          <w:cantSplit w:val="0"/>
          <w:trHeight w:val="675" w:hRule="atLeast"/>
          <w:tblHeader w:val="0"/>
        </w:trPr>
        <w:tc>
          <w:tcPr>
            <w:tcBorders>
              <w:top w:color="000000" w:space="0" w:sz="0" w:val="nil"/>
              <w:left w:color="e0e0e0" w:space="0" w:sz="5" w:val="single"/>
              <w:bottom w:color="e0e0e0" w:space="0" w:sz="5" w:val="single"/>
              <w:right w:color="e0e0e0" w:space="0" w:sz="5" w:val="single"/>
            </w:tcBorders>
            <w:shd w:fill="ffffff" w:val="clear"/>
            <w:tcMar>
              <w:top w:w="200.0" w:type="dxa"/>
              <w:left w:w="160.0" w:type="dxa"/>
              <w:bottom w:w="0.0" w:type="dxa"/>
              <w:right w:w="160.0" w:type="dxa"/>
            </w:tcMar>
            <w:vAlign w:val="top"/>
          </w:tcPr>
          <w:p w:rsidR="00000000" w:rsidDel="00000000" w:rsidP="00000000" w:rsidRDefault="00000000" w:rsidRPr="00000000" w14:paraId="000000AE">
            <w:pPr>
              <w:ind w:left="-60" w:firstLine="0"/>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to_name</w:t>
            </w:r>
          </w:p>
        </w:tc>
        <w:tc>
          <w:tcPr>
            <w:gridSpan w:val="2"/>
            <w:tcBorders>
              <w:top w:color="000000" w:space="0" w:sz="0" w:val="nil"/>
              <w:left w:color="000000" w:space="0" w:sz="0" w:val="nil"/>
              <w:bottom w:color="e0e0e0" w:space="0" w:sz="5" w:val="single"/>
              <w:right w:color="e0e0e0" w:space="0" w:sz="5" w:val="single"/>
            </w:tcBorders>
            <w:shd w:fill="ffffff" w:val="clear"/>
            <w:tcMar>
              <w:top w:w="200.0" w:type="dxa"/>
              <w:left w:w="160.0" w:type="dxa"/>
              <w:bottom w:w="0.0" w:type="dxa"/>
              <w:right w:w="160.0" w:type="dxa"/>
            </w:tcMar>
            <w:vAlign w:val="top"/>
          </w:tcPr>
          <w:p w:rsidR="00000000" w:rsidDel="00000000" w:rsidP="00000000" w:rsidRDefault="00000000" w:rsidRPr="00000000" w14:paraId="000000AF">
            <w:pPr>
              <w:ind w:left="-60" w:firstLine="0"/>
              <w:jc w:val="center"/>
              <w:rPr>
                <w:color w:val="333333"/>
                <w:sz w:val="24"/>
                <w:szCs w:val="24"/>
              </w:rPr>
            </w:pPr>
            <w:r w:rsidDel="00000000" w:rsidR="00000000" w:rsidRPr="00000000">
              <w:rPr>
                <w:color w:val="333333"/>
                <w:sz w:val="24"/>
                <w:szCs w:val="24"/>
                <w:rtl w:val="0"/>
              </w:rPr>
              <w:t xml:space="preserve">X</w:t>
            </w:r>
          </w:p>
        </w:tc>
        <w:tc>
          <w:tcPr>
            <w:gridSpan w:val="2"/>
            <w:tcBorders>
              <w:top w:color="000000" w:space="0" w:sz="0" w:val="nil"/>
              <w:left w:color="000000" w:space="0" w:sz="0" w:val="nil"/>
              <w:bottom w:color="e0e0e0" w:space="0" w:sz="5" w:val="single"/>
              <w:right w:color="e0e0e0" w:space="0" w:sz="5" w:val="single"/>
            </w:tcBorders>
            <w:shd w:fill="ffffff" w:val="clear"/>
            <w:tcMar>
              <w:top w:w="200.0" w:type="dxa"/>
              <w:left w:w="160.0" w:type="dxa"/>
              <w:bottom w:w="0.0" w:type="dxa"/>
              <w:right w:w="160.0" w:type="dxa"/>
            </w:tcMar>
            <w:vAlign w:val="top"/>
          </w:tcPr>
          <w:p w:rsidR="00000000" w:rsidDel="00000000" w:rsidP="00000000" w:rsidRDefault="00000000" w:rsidRPr="00000000" w14:paraId="000000B1">
            <w:pPr>
              <w:ind w:left="-60" w:firstLine="0"/>
              <w:rPr>
                <w:color w:val="333333"/>
                <w:sz w:val="24"/>
                <w:szCs w:val="24"/>
              </w:rPr>
            </w:pPr>
            <w:r w:rsidDel="00000000" w:rsidR="00000000" w:rsidRPr="00000000">
              <w:rPr>
                <w:color w:val="333333"/>
                <w:sz w:val="24"/>
                <w:szCs w:val="24"/>
                <w:rtl w:val="0"/>
              </w:rPr>
              <w:t xml:space="preserve">String</w:t>
            </w:r>
          </w:p>
        </w:tc>
        <w:tc>
          <w:tcPr>
            <w:gridSpan w:val="5"/>
            <w:tcBorders>
              <w:top w:color="000000" w:space="0" w:sz="0" w:val="nil"/>
              <w:left w:color="000000" w:space="0" w:sz="0" w:val="nil"/>
              <w:bottom w:color="e0e0e0" w:space="0" w:sz="5" w:val="single"/>
              <w:right w:color="e0e0e0" w:space="0" w:sz="5" w:val="single"/>
            </w:tcBorders>
            <w:shd w:fill="ffffff" w:val="clear"/>
            <w:tcMar>
              <w:top w:w="200.0" w:type="dxa"/>
              <w:left w:w="160.0" w:type="dxa"/>
              <w:bottom w:w="0.0" w:type="dxa"/>
              <w:right w:w="160.0" w:type="dxa"/>
            </w:tcMar>
            <w:vAlign w:val="top"/>
          </w:tcPr>
          <w:p w:rsidR="00000000" w:rsidDel="00000000" w:rsidP="00000000" w:rsidRDefault="00000000" w:rsidRPr="00000000" w14:paraId="000000B3">
            <w:pPr>
              <w:ind w:left="-60" w:firstLine="0"/>
              <w:rPr>
                <w:color w:val="333333"/>
                <w:sz w:val="24"/>
                <w:szCs w:val="24"/>
              </w:rPr>
            </w:pPr>
            <w:r w:rsidDel="00000000" w:rsidR="00000000" w:rsidRPr="00000000">
              <w:rPr>
                <w:color w:val="333333"/>
                <w:sz w:val="24"/>
                <w:szCs w:val="24"/>
                <w:rtl w:val="0"/>
              </w:rPr>
              <w:t xml:space="preserve"> 1024</w:t>
            </w:r>
          </w:p>
        </w:tc>
        <w:tc>
          <w:tcPr>
            <w:tcBorders>
              <w:top w:color="000000" w:space="0" w:sz="0" w:val="nil"/>
              <w:left w:color="000000" w:space="0" w:sz="0" w:val="nil"/>
              <w:bottom w:color="e0e0e0" w:space="0" w:sz="5" w:val="single"/>
              <w:right w:color="e0e0e0" w:space="0" w:sz="5" w:val="single"/>
            </w:tcBorders>
            <w:shd w:fill="ffffff" w:val="clear"/>
            <w:tcMar>
              <w:top w:w="200.0" w:type="dxa"/>
              <w:left w:w="160.0" w:type="dxa"/>
              <w:bottom w:w="0.0" w:type="dxa"/>
              <w:right w:w="160.0" w:type="dxa"/>
            </w:tcMar>
            <w:vAlign w:val="top"/>
          </w:tcPr>
          <w:p w:rsidR="00000000" w:rsidDel="00000000" w:rsidP="00000000" w:rsidRDefault="00000000" w:rsidRPr="00000000" w14:paraId="000000B8">
            <w:pPr>
              <w:spacing w:after="200" w:lineRule="auto"/>
              <w:ind w:left="-60" w:firstLine="0"/>
              <w:rPr>
                <w:color w:val="808080"/>
                <w:sz w:val="24"/>
                <w:szCs w:val="24"/>
              </w:rPr>
            </w:pPr>
            <w:r w:rsidDel="00000000" w:rsidR="00000000" w:rsidRPr="00000000">
              <w:rPr>
                <w:color w:val="808080"/>
                <w:sz w:val="24"/>
                <w:szCs w:val="24"/>
                <w:rtl w:val="0"/>
              </w:rPr>
              <w:t xml:space="preserve">Tên người nhận hàng.</w:t>
            </w:r>
          </w:p>
        </w:tc>
      </w:tr>
      <w:tr>
        <w:trPr>
          <w:cantSplit w:val="0"/>
          <w:trHeight w:val="675" w:hRule="atLeast"/>
          <w:tblHeader w:val="0"/>
        </w:trPr>
        <w:tc>
          <w:tcPr>
            <w:tcBorders>
              <w:top w:color="000000" w:space="0" w:sz="0" w:val="nil"/>
              <w:left w:color="e0e0e0" w:space="0" w:sz="5" w:val="single"/>
              <w:bottom w:color="e0e0e0" w:space="0" w:sz="5" w:val="single"/>
              <w:right w:color="e0e0e0" w:space="0" w:sz="5" w:val="single"/>
            </w:tcBorders>
            <w:shd w:fill="ffffff" w:val="clear"/>
            <w:tcMar>
              <w:top w:w="200.0" w:type="dxa"/>
              <w:left w:w="160.0" w:type="dxa"/>
              <w:bottom w:w="0.0" w:type="dxa"/>
              <w:right w:w="160.0" w:type="dxa"/>
            </w:tcMar>
            <w:vAlign w:val="top"/>
          </w:tcPr>
          <w:p w:rsidR="00000000" w:rsidDel="00000000" w:rsidP="00000000" w:rsidRDefault="00000000" w:rsidRPr="00000000" w14:paraId="000000B9">
            <w:pPr>
              <w:ind w:left="-60" w:firstLine="0"/>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to_phone</w:t>
            </w:r>
          </w:p>
        </w:tc>
        <w:tc>
          <w:tcPr>
            <w:gridSpan w:val="2"/>
            <w:tcBorders>
              <w:top w:color="000000" w:space="0" w:sz="0" w:val="nil"/>
              <w:left w:color="000000" w:space="0" w:sz="0" w:val="nil"/>
              <w:bottom w:color="e0e0e0" w:space="0" w:sz="5" w:val="single"/>
              <w:right w:color="e0e0e0" w:space="0" w:sz="5" w:val="single"/>
            </w:tcBorders>
            <w:shd w:fill="ffffff" w:val="clear"/>
            <w:tcMar>
              <w:top w:w="200.0" w:type="dxa"/>
              <w:left w:w="160.0" w:type="dxa"/>
              <w:bottom w:w="0.0" w:type="dxa"/>
              <w:right w:w="160.0" w:type="dxa"/>
            </w:tcMar>
            <w:vAlign w:val="top"/>
          </w:tcPr>
          <w:p w:rsidR="00000000" w:rsidDel="00000000" w:rsidP="00000000" w:rsidRDefault="00000000" w:rsidRPr="00000000" w14:paraId="000000BA">
            <w:pPr>
              <w:ind w:left="-60" w:firstLine="0"/>
              <w:jc w:val="center"/>
              <w:rPr>
                <w:color w:val="333333"/>
                <w:sz w:val="24"/>
                <w:szCs w:val="24"/>
              </w:rPr>
            </w:pPr>
            <w:r w:rsidDel="00000000" w:rsidR="00000000" w:rsidRPr="00000000">
              <w:rPr>
                <w:color w:val="333333"/>
                <w:sz w:val="24"/>
                <w:szCs w:val="24"/>
                <w:rtl w:val="0"/>
              </w:rPr>
              <w:t xml:space="preserve">X</w:t>
            </w:r>
          </w:p>
        </w:tc>
        <w:tc>
          <w:tcPr>
            <w:gridSpan w:val="2"/>
            <w:tcBorders>
              <w:top w:color="000000" w:space="0" w:sz="0" w:val="nil"/>
              <w:left w:color="000000" w:space="0" w:sz="0" w:val="nil"/>
              <w:bottom w:color="e0e0e0" w:space="0" w:sz="5" w:val="single"/>
              <w:right w:color="e0e0e0" w:space="0" w:sz="5" w:val="single"/>
            </w:tcBorders>
            <w:shd w:fill="ffffff" w:val="clear"/>
            <w:tcMar>
              <w:top w:w="200.0" w:type="dxa"/>
              <w:left w:w="160.0" w:type="dxa"/>
              <w:bottom w:w="0.0" w:type="dxa"/>
              <w:right w:w="160.0" w:type="dxa"/>
            </w:tcMar>
            <w:vAlign w:val="top"/>
          </w:tcPr>
          <w:p w:rsidR="00000000" w:rsidDel="00000000" w:rsidP="00000000" w:rsidRDefault="00000000" w:rsidRPr="00000000" w14:paraId="000000BC">
            <w:pPr>
              <w:ind w:left="-60" w:firstLine="0"/>
              <w:rPr>
                <w:color w:val="333333"/>
                <w:sz w:val="24"/>
                <w:szCs w:val="24"/>
              </w:rPr>
            </w:pPr>
            <w:r w:rsidDel="00000000" w:rsidR="00000000" w:rsidRPr="00000000">
              <w:rPr>
                <w:color w:val="333333"/>
                <w:sz w:val="24"/>
                <w:szCs w:val="24"/>
                <w:rtl w:val="0"/>
              </w:rPr>
              <w:t xml:space="preserve">String</w:t>
            </w:r>
          </w:p>
        </w:tc>
        <w:tc>
          <w:tcPr>
            <w:gridSpan w:val="5"/>
            <w:tcBorders>
              <w:top w:color="000000" w:space="0" w:sz="0" w:val="nil"/>
              <w:left w:color="000000" w:space="0" w:sz="0" w:val="nil"/>
              <w:bottom w:color="e0e0e0" w:space="0" w:sz="5" w:val="single"/>
              <w:right w:color="e0e0e0" w:space="0" w:sz="5" w:val="single"/>
            </w:tcBorders>
            <w:shd w:fill="ffffff" w:val="clear"/>
            <w:tcMar>
              <w:top w:w="200.0" w:type="dxa"/>
              <w:left w:w="160.0" w:type="dxa"/>
              <w:bottom w:w="0.0" w:type="dxa"/>
              <w:right w:w="160.0" w:type="dxa"/>
            </w:tcMar>
            <w:vAlign w:val="top"/>
          </w:tcPr>
          <w:p w:rsidR="00000000" w:rsidDel="00000000" w:rsidP="00000000" w:rsidRDefault="00000000" w:rsidRPr="00000000" w14:paraId="000000BE">
            <w:pPr>
              <w:ind w:left="-60" w:firstLine="0"/>
              <w:rPr>
                <w:color w:val="333333"/>
                <w:sz w:val="24"/>
                <w:szCs w:val="24"/>
              </w:rPr>
            </w:pPr>
            <w:r w:rsidDel="00000000" w:rsidR="00000000" w:rsidRPr="00000000">
              <w:rPr>
                <w:color w:val="333333"/>
                <w:sz w:val="24"/>
                <w:szCs w:val="24"/>
                <w:rtl w:val="0"/>
              </w:rPr>
              <w:t xml:space="preserve"> </w:t>
            </w:r>
          </w:p>
        </w:tc>
        <w:tc>
          <w:tcPr>
            <w:tcBorders>
              <w:top w:color="000000" w:space="0" w:sz="0" w:val="nil"/>
              <w:left w:color="000000" w:space="0" w:sz="0" w:val="nil"/>
              <w:bottom w:color="e0e0e0" w:space="0" w:sz="5" w:val="single"/>
              <w:right w:color="e0e0e0" w:space="0" w:sz="5" w:val="single"/>
            </w:tcBorders>
            <w:shd w:fill="ffffff" w:val="clear"/>
            <w:tcMar>
              <w:top w:w="200.0" w:type="dxa"/>
              <w:left w:w="160.0" w:type="dxa"/>
              <w:bottom w:w="0.0" w:type="dxa"/>
              <w:right w:w="160.0" w:type="dxa"/>
            </w:tcMar>
            <w:vAlign w:val="top"/>
          </w:tcPr>
          <w:p w:rsidR="00000000" w:rsidDel="00000000" w:rsidP="00000000" w:rsidRDefault="00000000" w:rsidRPr="00000000" w14:paraId="000000C3">
            <w:pPr>
              <w:spacing w:after="200" w:lineRule="auto"/>
              <w:ind w:left="-60" w:firstLine="0"/>
              <w:rPr>
                <w:color w:val="808080"/>
                <w:sz w:val="24"/>
                <w:szCs w:val="24"/>
              </w:rPr>
            </w:pPr>
            <w:r w:rsidDel="00000000" w:rsidR="00000000" w:rsidRPr="00000000">
              <w:rPr>
                <w:color w:val="808080"/>
                <w:sz w:val="24"/>
                <w:szCs w:val="24"/>
                <w:rtl w:val="0"/>
              </w:rPr>
              <w:t xml:space="preserve">Số điện thoại người nhận hàng.</w:t>
            </w:r>
          </w:p>
        </w:tc>
      </w:tr>
      <w:tr>
        <w:trPr>
          <w:cantSplit w:val="0"/>
          <w:trHeight w:val="675" w:hRule="atLeast"/>
          <w:tblHeader w:val="0"/>
        </w:trPr>
        <w:tc>
          <w:tcPr>
            <w:tcBorders>
              <w:top w:color="000000" w:space="0" w:sz="0" w:val="nil"/>
              <w:left w:color="e0e0e0" w:space="0" w:sz="5" w:val="single"/>
              <w:bottom w:color="e0e0e0" w:space="0" w:sz="5" w:val="single"/>
              <w:right w:color="e0e0e0" w:space="0" w:sz="5" w:val="single"/>
            </w:tcBorders>
            <w:shd w:fill="ffffff" w:val="clear"/>
            <w:tcMar>
              <w:top w:w="200.0" w:type="dxa"/>
              <w:left w:w="160.0" w:type="dxa"/>
              <w:bottom w:w="0.0" w:type="dxa"/>
              <w:right w:w="160.0" w:type="dxa"/>
            </w:tcMar>
            <w:vAlign w:val="top"/>
          </w:tcPr>
          <w:p w:rsidR="00000000" w:rsidDel="00000000" w:rsidP="00000000" w:rsidRDefault="00000000" w:rsidRPr="00000000" w14:paraId="000000C4">
            <w:pPr>
              <w:ind w:left="-60" w:firstLine="0"/>
              <w:rPr>
                <w:color w:val="808080"/>
                <w:sz w:val="24"/>
                <w:szCs w:val="24"/>
                <w:highlight w:val="yellow"/>
              </w:rPr>
            </w:pPr>
            <w:r w:rsidDel="00000000" w:rsidR="00000000" w:rsidRPr="00000000">
              <w:rPr>
                <w:color w:val="808080"/>
                <w:sz w:val="24"/>
                <w:szCs w:val="24"/>
                <w:highlight w:val="yellow"/>
                <w:rtl w:val="0"/>
              </w:rPr>
              <w:t xml:space="preserve">is_new_to_address</w:t>
            </w:r>
          </w:p>
        </w:tc>
        <w:tc>
          <w:tcPr>
            <w:gridSpan w:val="2"/>
            <w:tcBorders>
              <w:top w:color="000000" w:space="0" w:sz="0" w:val="nil"/>
              <w:left w:color="000000" w:space="0" w:sz="0" w:val="nil"/>
              <w:bottom w:color="e0e0e0" w:space="0" w:sz="5" w:val="single"/>
              <w:right w:color="e0e0e0" w:space="0" w:sz="5" w:val="single"/>
            </w:tcBorders>
            <w:shd w:fill="ffffff" w:val="clear"/>
            <w:tcMar>
              <w:top w:w="200.0" w:type="dxa"/>
              <w:left w:w="160.0" w:type="dxa"/>
              <w:bottom w:w="0.0" w:type="dxa"/>
              <w:right w:w="160.0" w:type="dxa"/>
            </w:tcMar>
            <w:vAlign w:val="top"/>
          </w:tcPr>
          <w:p w:rsidR="00000000" w:rsidDel="00000000" w:rsidP="00000000" w:rsidRDefault="00000000" w:rsidRPr="00000000" w14:paraId="000000C5">
            <w:pPr>
              <w:ind w:left="-60" w:firstLine="0"/>
              <w:rPr>
                <w:color w:val="333333"/>
                <w:sz w:val="24"/>
                <w:szCs w:val="24"/>
                <w:highlight w:val="yellow"/>
              </w:rPr>
            </w:pPr>
            <w:r w:rsidDel="00000000" w:rsidR="00000000" w:rsidRPr="00000000">
              <w:rPr>
                <w:color w:val="333333"/>
                <w:sz w:val="24"/>
                <w:szCs w:val="24"/>
                <w:highlight w:val="yellow"/>
                <w:rtl w:val="0"/>
              </w:rPr>
              <w:t xml:space="preserve"> </w:t>
            </w:r>
          </w:p>
        </w:tc>
        <w:tc>
          <w:tcPr>
            <w:gridSpan w:val="2"/>
            <w:tcBorders>
              <w:top w:color="000000" w:space="0" w:sz="0" w:val="nil"/>
              <w:left w:color="000000" w:space="0" w:sz="0" w:val="nil"/>
              <w:bottom w:color="e0e0e0" w:space="0" w:sz="5" w:val="single"/>
              <w:right w:color="e0e0e0" w:space="0" w:sz="5" w:val="single"/>
            </w:tcBorders>
            <w:shd w:fill="ffffff" w:val="clear"/>
            <w:tcMar>
              <w:top w:w="200.0" w:type="dxa"/>
              <w:left w:w="160.0" w:type="dxa"/>
              <w:bottom w:w="0.0" w:type="dxa"/>
              <w:right w:w="160.0" w:type="dxa"/>
            </w:tcMar>
            <w:vAlign w:val="top"/>
          </w:tcPr>
          <w:p w:rsidR="00000000" w:rsidDel="00000000" w:rsidP="00000000" w:rsidRDefault="00000000" w:rsidRPr="00000000" w14:paraId="000000C7">
            <w:pPr>
              <w:ind w:left="-60" w:firstLine="0"/>
              <w:rPr>
                <w:rFonts w:ascii="Times New Roman" w:cs="Times New Roman" w:eastAsia="Times New Roman" w:hAnsi="Times New Roman"/>
                <w:color w:val="333333"/>
                <w:sz w:val="24"/>
                <w:szCs w:val="24"/>
                <w:highlight w:val="yellow"/>
              </w:rPr>
            </w:pPr>
            <w:r w:rsidDel="00000000" w:rsidR="00000000" w:rsidRPr="00000000">
              <w:rPr>
                <w:rFonts w:ascii="Times New Roman" w:cs="Times New Roman" w:eastAsia="Times New Roman" w:hAnsi="Times New Roman"/>
                <w:color w:val="333333"/>
                <w:sz w:val="24"/>
                <w:szCs w:val="24"/>
                <w:highlight w:val="yellow"/>
                <w:rtl w:val="0"/>
              </w:rPr>
              <w:t xml:space="preserve">Boolean</w:t>
            </w:r>
          </w:p>
        </w:tc>
        <w:tc>
          <w:tcPr>
            <w:gridSpan w:val="5"/>
            <w:tcBorders>
              <w:top w:color="000000" w:space="0" w:sz="0" w:val="nil"/>
              <w:left w:color="000000" w:space="0" w:sz="0" w:val="nil"/>
              <w:bottom w:color="e0e0e0" w:space="0" w:sz="5" w:val="single"/>
              <w:right w:color="e0e0e0" w:space="0" w:sz="5" w:val="single"/>
            </w:tcBorders>
            <w:shd w:fill="ffffff" w:val="clear"/>
            <w:tcMar>
              <w:top w:w="200.0" w:type="dxa"/>
              <w:left w:w="160.0" w:type="dxa"/>
              <w:bottom w:w="0.0" w:type="dxa"/>
              <w:right w:w="160.0" w:type="dxa"/>
            </w:tcMar>
            <w:vAlign w:val="top"/>
          </w:tcPr>
          <w:p w:rsidR="00000000" w:rsidDel="00000000" w:rsidP="00000000" w:rsidRDefault="00000000" w:rsidRPr="00000000" w14:paraId="000000C9">
            <w:pPr>
              <w:ind w:left="-60" w:firstLine="0"/>
              <w:rPr>
                <w:color w:val="333333"/>
                <w:sz w:val="24"/>
                <w:szCs w:val="24"/>
                <w:highlight w:val="yellow"/>
              </w:rPr>
            </w:pPr>
            <w:r w:rsidDel="00000000" w:rsidR="00000000" w:rsidRPr="00000000">
              <w:rPr>
                <w:color w:val="333333"/>
                <w:sz w:val="24"/>
                <w:szCs w:val="24"/>
                <w:highlight w:val="yellow"/>
                <w:rtl w:val="0"/>
              </w:rPr>
              <w:t xml:space="preserve"> </w:t>
            </w:r>
          </w:p>
        </w:tc>
        <w:tc>
          <w:tcPr>
            <w:tcBorders>
              <w:top w:color="000000" w:space="0" w:sz="0" w:val="nil"/>
              <w:left w:color="000000" w:space="0" w:sz="0" w:val="nil"/>
              <w:bottom w:color="e0e0e0" w:space="0" w:sz="5" w:val="single"/>
              <w:right w:color="e0e0e0" w:space="0" w:sz="5" w:val="single"/>
            </w:tcBorders>
            <w:shd w:fill="ffffff" w:val="clear"/>
            <w:tcMar>
              <w:top w:w="200.0" w:type="dxa"/>
              <w:left w:w="160.0" w:type="dxa"/>
              <w:bottom w:w="0.0" w:type="dxa"/>
              <w:right w:w="160.0" w:type="dxa"/>
            </w:tcMar>
            <w:vAlign w:val="top"/>
          </w:tcPr>
          <w:p w:rsidR="00000000" w:rsidDel="00000000" w:rsidP="00000000" w:rsidRDefault="00000000" w:rsidRPr="00000000" w14:paraId="000000CE">
            <w:pPr>
              <w:spacing w:after="200" w:lineRule="auto"/>
              <w:ind w:left="-60" w:firstLine="0"/>
              <w:rPr>
                <w:color w:val="808080"/>
                <w:sz w:val="24"/>
                <w:szCs w:val="24"/>
                <w:highlight w:val="yellow"/>
              </w:rPr>
            </w:pPr>
            <w:r w:rsidDel="00000000" w:rsidR="00000000" w:rsidRPr="00000000">
              <w:rPr>
                <w:color w:val="808080"/>
                <w:sz w:val="24"/>
                <w:szCs w:val="24"/>
                <w:highlight w:val="yellow"/>
                <w:rtl w:val="0"/>
              </w:rPr>
              <w:t xml:space="preserve">Nếu </w:t>
            </w:r>
            <w:r w:rsidDel="00000000" w:rsidR="00000000" w:rsidRPr="00000000">
              <w:rPr>
                <w:rFonts w:ascii="Roboto Mono" w:cs="Roboto Mono" w:eastAsia="Roboto Mono" w:hAnsi="Roboto Mono"/>
                <w:color w:val="188038"/>
                <w:sz w:val="24"/>
                <w:szCs w:val="24"/>
                <w:highlight w:val="yellow"/>
                <w:rtl w:val="0"/>
              </w:rPr>
              <w:t xml:space="preserve">true</w:t>
            </w:r>
            <w:r w:rsidDel="00000000" w:rsidR="00000000" w:rsidRPr="00000000">
              <w:rPr>
                <w:color w:val="808080"/>
                <w:sz w:val="24"/>
                <w:szCs w:val="24"/>
                <w:highlight w:val="yellow"/>
                <w:rtl w:val="0"/>
              </w:rPr>
              <w:t xml:space="preserve">: dùng địa chỉ nhận mới; nếu </w:t>
            </w:r>
            <w:r w:rsidDel="00000000" w:rsidR="00000000" w:rsidRPr="00000000">
              <w:rPr>
                <w:rFonts w:ascii="Roboto Mono" w:cs="Roboto Mono" w:eastAsia="Roboto Mono" w:hAnsi="Roboto Mono"/>
                <w:color w:val="188038"/>
                <w:sz w:val="24"/>
                <w:szCs w:val="24"/>
                <w:highlight w:val="yellow"/>
                <w:rtl w:val="0"/>
              </w:rPr>
              <w:t xml:space="preserve">false</w:t>
            </w:r>
            <w:r w:rsidDel="00000000" w:rsidR="00000000" w:rsidRPr="00000000">
              <w:rPr>
                <w:color w:val="808080"/>
                <w:sz w:val="24"/>
                <w:szCs w:val="24"/>
                <w:highlight w:val="yellow"/>
                <w:rtl w:val="0"/>
              </w:rPr>
              <w:t xml:space="preserve"> hoặc không truyền: dùng địa chỉ cũ</w:t>
            </w:r>
          </w:p>
        </w:tc>
      </w:tr>
      <w:tr>
        <w:trPr>
          <w:cantSplit w:val="0"/>
          <w:trHeight w:val="675" w:hRule="atLeast"/>
          <w:tblHeader w:val="0"/>
        </w:trPr>
        <w:tc>
          <w:tcPr>
            <w:tcBorders>
              <w:top w:color="000000" w:space="0" w:sz="0" w:val="nil"/>
              <w:left w:color="e0e0e0" w:space="0" w:sz="5" w:val="single"/>
              <w:bottom w:color="e0e0e0" w:space="0" w:sz="5" w:val="single"/>
              <w:right w:color="e0e0e0" w:space="0" w:sz="5" w:val="single"/>
            </w:tcBorders>
            <w:shd w:fill="ffffff" w:val="clear"/>
            <w:tcMar>
              <w:top w:w="200.0" w:type="dxa"/>
              <w:left w:w="160.0" w:type="dxa"/>
              <w:bottom w:w="0.0" w:type="dxa"/>
              <w:right w:w="160.0" w:type="dxa"/>
            </w:tcMar>
            <w:vAlign w:val="top"/>
          </w:tcPr>
          <w:p w:rsidR="00000000" w:rsidDel="00000000" w:rsidP="00000000" w:rsidRDefault="00000000" w:rsidRPr="00000000" w14:paraId="000000CF">
            <w:pPr>
              <w:ind w:left="-60" w:firstLine="0"/>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to_address</w:t>
            </w:r>
          </w:p>
        </w:tc>
        <w:tc>
          <w:tcPr>
            <w:gridSpan w:val="2"/>
            <w:tcBorders>
              <w:top w:color="000000" w:space="0" w:sz="0" w:val="nil"/>
              <w:left w:color="000000" w:space="0" w:sz="0" w:val="nil"/>
              <w:bottom w:color="e0e0e0" w:space="0" w:sz="5" w:val="single"/>
              <w:right w:color="e0e0e0" w:space="0" w:sz="5" w:val="single"/>
            </w:tcBorders>
            <w:shd w:fill="ffffff" w:val="clear"/>
            <w:tcMar>
              <w:top w:w="200.0" w:type="dxa"/>
              <w:left w:w="160.0" w:type="dxa"/>
              <w:bottom w:w="0.0" w:type="dxa"/>
              <w:right w:w="160.0" w:type="dxa"/>
            </w:tcMar>
            <w:vAlign w:val="top"/>
          </w:tcPr>
          <w:p w:rsidR="00000000" w:rsidDel="00000000" w:rsidP="00000000" w:rsidRDefault="00000000" w:rsidRPr="00000000" w14:paraId="000000D0">
            <w:pPr>
              <w:ind w:left="-60" w:firstLine="0"/>
              <w:jc w:val="center"/>
              <w:rPr>
                <w:color w:val="333333"/>
                <w:sz w:val="24"/>
                <w:szCs w:val="24"/>
              </w:rPr>
            </w:pPr>
            <w:r w:rsidDel="00000000" w:rsidR="00000000" w:rsidRPr="00000000">
              <w:rPr>
                <w:color w:val="333333"/>
                <w:sz w:val="24"/>
                <w:szCs w:val="24"/>
                <w:rtl w:val="0"/>
              </w:rPr>
              <w:t xml:space="preserve">X</w:t>
            </w:r>
          </w:p>
        </w:tc>
        <w:tc>
          <w:tcPr>
            <w:gridSpan w:val="2"/>
            <w:tcBorders>
              <w:top w:color="000000" w:space="0" w:sz="0" w:val="nil"/>
              <w:left w:color="000000" w:space="0" w:sz="0" w:val="nil"/>
              <w:bottom w:color="e0e0e0" w:space="0" w:sz="5" w:val="single"/>
              <w:right w:color="e0e0e0" w:space="0" w:sz="5" w:val="single"/>
            </w:tcBorders>
            <w:shd w:fill="ffffff" w:val="clear"/>
            <w:tcMar>
              <w:top w:w="200.0" w:type="dxa"/>
              <w:left w:w="160.0" w:type="dxa"/>
              <w:bottom w:w="0.0" w:type="dxa"/>
              <w:right w:w="160.0" w:type="dxa"/>
            </w:tcMar>
            <w:vAlign w:val="top"/>
          </w:tcPr>
          <w:p w:rsidR="00000000" w:rsidDel="00000000" w:rsidP="00000000" w:rsidRDefault="00000000" w:rsidRPr="00000000" w14:paraId="000000D2">
            <w:pPr>
              <w:ind w:left="-60" w:firstLine="0"/>
              <w:rPr>
                <w:color w:val="333333"/>
                <w:sz w:val="24"/>
                <w:szCs w:val="24"/>
              </w:rPr>
            </w:pPr>
            <w:r w:rsidDel="00000000" w:rsidR="00000000" w:rsidRPr="00000000">
              <w:rPr>
                <w:color w:val="333333"/>
                <w:sz w:val="24"/>
                <w:szCs w:val="24"/>
                <w:rtl w:val="0"/>
              </w:rPr>
              <w:t xml:space="preserve">String</w:t>
            </w:r>
          </w:p>
        </w:tc>
        <w:tc>
          <w:tcPr>
            <w:gridSpan w:val="5"/>
            <w:tcBorders>
              <w:top w:color="000000" w:space="0" w:sz="0" w:val="nil"/>
              <w:left w:color="000000" w:space="0" w:sz="0" w:val="nil"/>
              <w:bottom w:color="e0e0e0" w:space="0" w:sz="5" w:val="single"/>
              <w:right w:color="e0e0e0" w:space="0" w:sz="5" w:val="single"/>
            </w:tcBorders>
            <w:shd w:fill="ffffff" w:val="clear"/>
            <w:tcMar>
              <w:top w:w="200.0" w:type="dxa"/>
              <w:left w:w="160.0" w:type="dxa"/>
              <w:bottom w:w="0.0" w:type="dxa"/>
              <w:right w:w="160.0" w:type="dxa"/>
            </w:tcMar>
            <w:vAlign w:val="top"/>
          </w:tcPr>
          <w:p w:rsidR="00000000" w:rsidDel="00000000" w:rsidP="00000000" w:rsidRDefault="00000000" w:rsidRPr="00000000" w14:paraId="000000D4">
            <w:pPr>
              <w:ind w:left="-60" w:firstLine="0"/>
              <w:rPr>
                <w:color w:val="333333"/>
                <w:sz w:val="24"/>
                <w:szCs w:val="24"/>
              </w:rPr>
            </w:pPr>
            <w:r w:rsidDel="00000000" w:rsidR="00000000" w:rsidRPr="00000000">
              <w:rPr>
                <w:color w:val="333333"/>
                <w:sz w:val="24"/>
                <w:szCs w:val="24"/>
                <w:rtl w:val="0"/>
              </w:rPr>
              <w:t xml:space="preserve"> 1024</w:t>
            </w:r>
          </w:p>
        </w:tc>
        <w:tc>
          <w:tcPr>
            <w:tcBorders>
              <w:top w:color="000000" w:space="0" w:sz="0" w:val="nil"/>
              <w:left w:color="000000" w:space="0" w:sz="0" w:val="nil"/>
              <w:bottom w:color="e0e0e0" w:space="0" w:sz="5" w:val="single"/>
              <w:right w:color="e0e0e0" w:space="0" w:sz="5" w:val="single"/>
            </w:tcBorders>
            <w:shd w:fill="ffffff" w:val="clear"/>
            <w:tcMar>
              <w:top w:w="200.0" w:type="dxa"/>
              <w:left w:w="160.0" w:type="dxa"/>
              <w:bottom w:w="0.0" w:type="dxa"/>
              <w:right w:w="160.0" w:type="dxa"/>
            </w:tcMar>
            <w:vAlign w:val="top"/>
          </w:tcPr>
          <w:p w:rsidR="00000000" w:rsidDel="00000000" w:rsidP="00000000" w:rsidRDefault="00000000" w:rsidRPr="00000000" w14:paraId="000000D9">
            <w:pPr>
              <w:spacing w:after="200" w:lineRule="auto"/>
              <w:ind w:left="-60" w:firstLine="0"/>
              <w:rPr>
                <w:color w:val="808080"/>
                <w:sz w:val="24"/>
                <w:szCs w:val="24"/>
              </w:rPr>
            </w:pPr>
            <w:r w:rsidDel="00000000" w:rsidR="00000000" w:rsidRPr="00000000">
              <w:rPr>
                <w:color w:val="808080"/>
                <w:sz w:val="24"/>
                <w:szCs w:val="24"/>
                <w:rtl w:val="0"/>
              </w:rPr>
              <w:t xml:space="preserve">Địa chỉ Shipper tới giao hàng.</w:t>
            </w:r>
          </w:p>
        </w:tc>
      </w:tr>
      <w:tr>
        <w:trPr>
          <w:cantSplit w:val="0"/>
          <w:trHeight w:val="675" w:hRule="atLeast"/>
          <w:tblHeader w:val="0"/>
        </w:trPr>
        <w:tc>
          <w:tcPr>
            <w:tcBorders>
              <w:top w:color="000000" w:space="0" w:sz="0" w:val="nil"/>
              <w:left w:color="e0e0e0" w:space="0" w:sz="5" w:val="single"/>
              <w:bottom w:color="e0e0e0" w:space="0" w:sz="5" w:val="single"/>
              <w:right w:color="e0e0e0" w:space="0" w:sz="5" w:val="single"/>
            </w:tcBorders>
            <w:shd w:fill="ffffff" w:val="clear"/>
            <w:tcMar>
              <w:top w:w="200.0" w:type="dxa"/>
              <w:left w:w="160.0" w:type="dxa"/>
              <w:bottom w:w="0.0" w:type="dxa"/>
              <w:right w:w="160.0" w:type="dxa"/>
            </w:tcMar>
            <w:vAlign w:val="top"/>
          </w:tcPr>
          <w:p w:rsidR="00000000" w:rsidDel="00000000" w:rsidP="00000000" w:rsidRDefault="00000000" w:rsidRPr="00000000" w14:paraId="000000DA">
            <w:pPr>
              <w:ind w:left="-60" w:firstLine="0"/>
              <w:rPr>
                <w:rFonts w:ascii="Courier New" w:cs="Courier New" w:eastAsia="Courier New" w:hAnsi="Courier New"/>
                <w:color w:val="333333"/>
                <w:sz w:val="24"/>
                <w:szCs w:val="24"/>
              </w:rPr>
            </w:pPr>
            <w:r w:rsidDel="00000000" w:rsidR="00000000" w:rsidRPr="00000000">
              <w:rPr>
                <w:rFonts w:ascii="Cousine" w:cs="Cousine" w:eastAsia="Cousine" w:hAnsi="Cousine"/>
                <w:color w:val="333333"/>
                <w:sz w:val="24"/>
                <w:szCs w:val="24"/>
                <w:rtl w:val="0"/>
              </w:rPr>
              <w:t xml:space="preserve">to_ward_name hoặc to_ward_code</w:t>
            </w:r>
          </w:p>
        </w:tc>
        <w:tc>
          <w:tcPr>
            <w:gridSpan w:val="2"/>
            <w:tcBorders>
              <w:top w:color="000000" w:space="0" w:sz="0" w:val="nil"/>
              <w:left w:color="000000" w:space="0" w:sz="0" w:val="nil"/>
              <w:bottom w:color="e0e0e0" w:space="0" w:sz="5" w:val="single"/>
              <w:right w:color="e0e0e0" w:space="0" w:sz="5" w:val="single"/>
            </w:tcBorders>
            <w:shd w:fill="ffffff" w:val="clear"/>
            <w:tcMar>
              <w:top w:w="200.0" w:type="dxa"/>
              <w:left w:w="160.0" w:type="dxa"/>
              <w:bottom w:w="0.0" w:type="dxa"/>
              <w:right w:w="160.0" w:type="dxa"/>
            </w:tcMar>
            <w:vAlign w:val="top"/>
          </w:tcPr>
          <w:p w:rsidR="00000000" w:rsidDel="00000000" w:rsidP="00000000" w:rsidRDefault="00000000" w:rsidRPr="00000000" w14:paraId="000000DB">
            <w:pPr>
              <w:ind w:left="-60" w:firstLine="0"/>
              <w:jc w:val="center"/>
              <w:rPr>
                <w:color w:val="333333"/>
                <w:sz w:val="24"/>
                <w:szCs w:val="24"/>
              </w:rPr>
            </w:pPr>
            <w:r w:rsidDel="00000000" w:rsidR="00000000" w:rsidRPr="00000000">
              <w:rPr>
                <w:color w:val="333333"/>
                <w:sz w:val="24"/>
                <w:szCs w:val="24"/>
                <w:rtl w:val="0"/>
              </w:rPr>
              <w:t xml:space="preserve">X</w:t>
            </w:r>
          </w:p>
        </w:tc>
        <w:tc>
          <w:tcPr>
            <w:gridSpan w:val="2"/>
            <w:tcBorders>
              <w:top w:color="000000" w:space="0" w:sz="0" w:val="nil"/>
              <w:left w:color="000000" w:space="0" w:sz="0" w:val="nil"/>
              <w:bottom w:color="e0e0e0" w:space="0" w:sz="5" w:val="single"/>
              <w:right w:color="e0e0e0" w:space="0" w:sz="5" w:val="single"/>
            </w:tcBorders>
            <w:shd w:fill="ffffff" w:val="clear"/>
            <w:tcMar>
              <w:top w:w="200.0" w:type="dxa"/>
              <w:left w:w="160.0" w:type="dxa"/>
              <w:bottom w:w="0.0" w:type="dxa"/>
              <w:right w:w="160.0" w:type="dxa"/>
            </w:tcMar>
            <w:vAlign w:val="top"/>
          </w:tcPr>
          <w:p w:rsidR="00000000" w:rsidDel="00000000" w:rsidP="00000000" w:rsidRDefault="00000000" w:rsidRPr="00000000" w14:paraId="000000DD">
            <w:pPr>
              <w:ind w:left="-60" w:firstLine="0"/>
              <w:rPr>
                <w:color w:val="333333"/>
                <w:sz w:val="24"/>
                <w:szCs w:val="24"/>
              </w:rPr>
            </w:pPr>
            <w:r w:rsidDel="00000000" w:rsidR="00000000" w:rsidRPr="00000000">
              <w:rPr>
                <w:color w:val="333333"/>
                <w:sz w:val="24"/>
                <w:szCs w:val="24"/>
                <w:rtl w:val="0"/>
              </w:rPr>
              <w:t xml:space="preserve">String</w:t>
            </w:r>
          </w:p>
        </w:tc>
        <w:tc>
          <w:tcPr>
            <w:gridSpan w:val="5"/>
            <w:tcBorders>
              <w:top w:color="000000" w:space="0" w:sz="0" w:val="nil"/>
              <w:left w:color="000000" w:space="0" w:sz="0" w:val="nil"/>
              <w:bottom w:color="e0e0e0" w:space="0" w:sz="5" w:val="single"/>
              <w:right w:color="e0e0e0" w:space="0" w:sz="5" w:val="single"/>
            </w:tcBorders>
            <w:shd w:fill="ffffff" w:val="clear"/>
            <w:tcMar>
              <w:top w:w="200.0" w:type="dxa"/>
              <w:left w:w="160.0" w:type="dxa"/>
              <w:bottom w:w="0.0" w:type="dxa"/>
              <w:right w:w="160.0" w:type="dxa"/>
            </w:tcMar>
            <w:vAlign w:val="top"/>
          </w:tcPr>
          <w:p w:rsidR="00000000" w:rsidDel="00000000" w:rsidP="00000000" w:rsidRDefault="00000000" w:rsidRPr="00000000" w14:paraId="000000DF">
            <w:pPr>
              <w:ind w:left="-60" w:firstLine="0"/>
              <w:rPr>
                <w:color w:val="333333"/>
                <w:sz w:val="24"/>
                <w:szCs w:val="24"/>
              </w:rPr>
            </w:pPr>
            <w:r w:rsidDel="00000000" w:rsidR="00000000" w:rsidRPr="00000000">
              <w:rPr>
                <w:color w:val="333333"/>
                <w:sz w:val="24"/>
                <w:szCs w:val="24"/>
                <w:rtl w:val="0"/>
              </w:rPr>
              <w:t xml:space="preserve"> </w:t>
            </w:r>
          </w:p>
        </w:tc>
        <w:tc>
          <w:tcPr>
            <w:tcBorders>
              <w:top w:color="000000" w:space="0" w:sz="0" w:val="nil"/>
              <w:left w:color="000000" w:space="0" w:sz="0" w:val="nil"/>
              <w:bottom w:color="e0e0e0" w:space="0" w:sz="5" w:val="single"/>
              <w:right w:color="e0e0e0" w:space="0" w:sz="5" w:val="single"/>
            </w:tcBorders>
            <w:shd w:fill="ffffff" w:val="clear"/>
            <w:tcMar>
              <w:top w:w="200.0" w:type="dxa"/>
              <w:left w:w="160.0" w:type="dxa"/>
              <w:bottom w:w="0.0" w:type="dxa"/>
              <w:right w:w="160.0" w:type="dxa"/>
            </w:tcMar>
            <w:vAlign w:val="top"/>
          </w:tcPr>
          <w:p w:rsidR="00000000" w:rsidDel="00000000" w:rsidP="00000000" w:rsidRDefault="00000000" w:rsidRPr="00000000" w14:paraId="000000E4">
            <w:pPr>
              <w:spacing w:after="200" w:lineRule="auto"/>
              <w:ind w:left="-60" w:firstLine="0"/>
              <w:rPr>
                <w:color w:val="337ab7"/>
                <w:sz w:val="24"/>
                <w:szCs w:val="24"/>
              </w:rPr>
            </w:pPr>
            <w:r w:rsidDel="00000000" w:rsidR="00000000" w:rsidRPr="00000000">
              <w:rPr>
                <w:color w:val="337ab7"/>
                <w:sz w:val="24"/>
                <w:szCs w:val="24"/>
                <w:rtl w:val="0"/>
              </w:rPr>
              <w:t xml:space="preserve">Tên hoặc Mã Phường/Xã của người nhận hàng.</w:t>
            </w:r>
          </w:p>
          <w:p w:rsidR="00000000" w:rsidDel="00000000" w:rsidP="00000000" w:rsidRDefault="00000000" w:rsidRPr="00000000" w14:paraId="000000E5">
            <w:pPr>
              <w:spacing w:after="200" w:lineRule="auto"/>
              <w:ind w:left="-60" w:firstLine="0"/>
              <w:rPr>
                <w:color w:val="808080"/>
                <w:sz w:val="24"/>
                <w:szCs w:val="24"/>
                <w:highlight w:val="yellow"/>
              </w:rPr>
            </w:pPr>
            <w:r w:rsidDel="00000000" w:rsidR="00000000" w:rsidRPr="00000000">
              <w:rPr>
                <w:color w:val="808080"/>
                <w:sz w:val="24"/>
                <w:szCs w:val="24"/>
                <w:highlight w:val="yellow"/>
                <w:rtl w:val="0"/>
              </w:rPr>
              <w:t xml:space="preserve">is_new_from_address là FALSE hoặc không truyền thì dùng Tên hoặc Mã Phường/Xã danh sách đơn vị hành chính cũ</w:t>
            </w:r>
          </w:p>
          <w:p w:rsidR="00000000" w:rsidDel="00000000" w:rsidP="00000000" w:rsidRDefault="00000000" w:rsidRPr="00000000" w14:paraId="000000E6">
            <w:pPr>
              <w:spacing w:after="200" w:lineRule="auto"/>
              <w:ind w:left="-60" w:firstLine="0"/>
              <w:rPr>
                <w:color w:val="337ab7"/>
                <w:sz w:val="24"/>
                <w:szCs w:val="24"/>
              </w:rPr>
            </w:pPr>
            <w:r w:rsidDel="00000000" w:rsidR="00000000" w:rsidRPr="00000000">
              <w:rPr>
                <w:color w:val="808080"/>
                <w:sz w:val="24"/>
                <w:szCs w:val="24"/>
                <w:highlight w:val="yellow"/>
                <w:rtl w:val="0"/>
              </w:rPr>
              <w:t xml:space="preserve">is_new_from_address là TRUE thì dùng Tên hoặc Mã Phường/Xã danh sách đơn vị hành chính mới</w:t>
            </w:r>
            <w:r w:rsidDel="00000000" w:rsidR="00000000" w:rsidRPr="00000000">
              <w:rPr>
                <w:rtl w:val="0"/>
              </w:rPr>
            </w:r>
          </w:p>
        </w:tc>
      </w:tr>
      <w:tr>
        <w:trPr>
          <w:cantSplit w:val="0"/>
          <w:trHeight w:val="675" w:hRule="atLeast"/>
          <w:tblHeader w:val="0"/>
        </w:trPr>
        <w:tc>
          <w:tcPr>
            <w:tcBorders>
              <w:top w:color="000000" w:space="0" w:sz="0" w:val="nil"/>
              <w:left w:color="e0e0e0" w:space="0" w:sz="5" w:val="single"/>
              <w:bottom w:color="e0e0e0" w:space="0" w:sz="5" w:val="single"/>
              <w:right w:color="e0e0e0" w:space="0" w:sz="5" w:val="single"/>
            </w:tcBorders>
            <w:shd w:fill="ffffff" w:val="clear"/>
            <w:tcMar>
              <w:top w:w="200.0" w:type="dxa"/>
              <w:left w:w="160.0" w:type="dxa"/>
              <w:bottom w:w="0.0" w:type="dxa"/>
              <w:right w:w="160.0" w:type="dxa"/>
            </w:tcMar>
            <w:vAlign w:val="top"/>
          </w:tcPr>
          <w:p w:rsidR="00000000" w:rsidDel="00000000" w:rsidP="00000000" w:rsidRDefault="00000000" w:rsidRPr="00000000" w14:paraId="000000E7">
            <w:pPr>
              <w:ind w:left="-60" w:firstLine="0"/>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to_district_name</w:t>
            </w:r>
          </w:p>
        </w:tc>
        <w:tc>
          <w:tcPr>
            <w:gridSpan w:val="2"/>
            <w:tcBorders>
              <w:top w:color="000000" w:space="0" w:sz="0" w:val="nil"/>
              <w:left w:color="000000" w:space="0" w:sz="0" w:val="nil"/>
              <w:bottom w:color="e0e0e0" w:space="0" w:sz="5" w:val="single"/>
              <w:right w:color="e0e0e0" w:space="0" w:sz="5" w:val="single"/>
            </w:tcBorders>
            <w:shd w:fill="ffffff" w:val="clear"/>
            <w:tcMar>
              <w:top w:w="200.0" w:type="dxa"/>
              <w:left w:w="160.0" w:type="dxa"/>
              <w:bottom w:w="0.0" w:type="dxa"/>
              <w:right w:w="160.0" w:type="dxa"/>
            </w:tcMar>
            <w:vAlign w:val="top"/>
          </w:tcPr>
          <w:p w:rsidR="00000000" w:rsidDel="00000000" w:rsidP="00000000" w:rsidRDefault="00000000" w:rsidRPr="00000000" w14:paraId="000000E8">
            <w:pPr>
              <w:ind w:left="-60" w:firstLine="0"/>
              <w:jc w:val="center"/>
              <w:rPr>
                <w:color w:val="333333"/>
                <w:sz w:val="24"/>
                <w:szCs w:val="24"/>
              </w:rPr>
            </w:pPr>
            <w:r w:rsidDel="00000000" w:rsidR="00000000" w:rsidRPr="00000000">
              <w:rPr>
                <w:color w:val="333333"/>
                <w:sz w:val="24"/>
                <w:szCs w:val="24"/>
                <w:rtl w:val="0"/>
              </w:rPr>
              <w:t xml:space="preserve">X</w:t>
            </w:r>
          </w:p>
        </w:tc>
        <w:tc>
          <w:tcPr>
            <w:gridSpan w:val="2"/>
            <w:tcBorders>
              <w:top w:color="000000" w:space="0" w:sz="0" w:val="nil"/>
              <w:left w:color="000000" w:space="0" w:sz="0" w:val="nil"/>
              <w:bottom w:color="e0e0e0" w:space="0" w:sz="5" w:val="single"/>
              <w:right w:color="e0e0e0" w:space="0" w:sz="5" w:val="single"/>
            </w:tcBorders>
            <w:shd w:fill="ffffff" w:val="clear"/>
            <w:tcMar>
              <w:top w:w="200.0" w:type="dxa"/>
              <w:left w:w="160.0" w:type="dxa"/>
              <w:bottom w:w="0.0" w:type="dxa"/>
              <w:right w:w="160.0" w:type="dxa"/>
            </w:tcMar>
            <w:vAlign w:val="top"/>
          </w:tcPr>
          <w:p w:rsidR="00000000" w:rsidDel="00000000" w:rsidP="00000000" w:rsidRDefault="00000000" w:rsidRPr="00000000" w14:paraId="000000EA">
            <w:pPr>
              <w:ind w:left="-60" w:firstLine="0"/>
              <w:rPr>
                <w:color w:val="333333"/>
                <w:sz w:val="24"/>
                <w:szCs w:val="24"/>
              </w:rPr>
            </w:pPr>
            <w:r w:rsidDel="00000000" w:rsidR="00000000" w:rsidRPr="00000000">
              <w:rPr>
                <w:color w:val="333333"/>
                <w:sz w:val="24"/>
                <w:szCs w:val="24"/>
                <w:rtl w:val="0"/>
              </w:rPr>
              <w:t xml:space="preserve">String</w:t>
            </w:r>
          </w:p>
        </w:tc>
        <w:tc>
          <w:tcPr>
            <w:gridSpan w:val="5"/>
            <w:tcBorders>
              <w:top w:color="000000" w:space="0" w:sz="0" w:val="nil"/>
              <w:left w:color="000000" w:space="0" w:sz="0" w:val="nil"/>
              <w:bottom w:color="e0e0e0" w:space="0" w:sz="5" w:val="single"/>
              <w:right w:color="e0e0e0" w:space="0" w:sz="5" w:val="single"/>
            </w:tcBorders>
            <w:shd w:fill="ffffff" w:val="clear"/>
            <w:tcMar>
              <w:top w:w="200.0" w:type="dxa"/>
              <w:left w:w="160.0" w:type="dxa"/>
              <w:bottom w:w="0.0" w:type="dxa"/>
              <w:right w:w="160.0" w:type="dxa"/>
            </w:tcMar>
            <w:vAlign w:val="top"/>
          </w:tcPr>
          <w:p w:rsidR="00000000" w:rsidDel="00000000" w:rsidP="00000000" w:rsidRDefault="00000000" w:rsidRPr="00000000" w14:paraId="000000EC">
            <w:pPr>
              <w:ind w:left="-60" w:firstLine="0"/>
              <w:rPr>
                <w:color w:val="333333"/>
                <w:sz w:val="24"/>
                <w:szCs w:val="24"/>
              </w:rPr>
            </w:pPr>
            <w:r w:rsidDel="00000000" w:rsidR="00000000" w:rsidRPr="00000000">
              <w:rPr>
                <w:color w:val="333333"/>
                <w:sz w:val="24"/>
                <w:szCs w:val="24"/>
                <w:rtl w:val="0"/>
              </w:rPr>
              <w:t xml:space="preserve"> </w:t>
            </w:r>
          </w:p>
        </w:tc>
        <w:tc>
          <w:tcPr>
            <w:tcBorders>
              <w:top w:color="000000" w:space="0" w:sz="0" w:val="nil"/>
              <w:left w:color="000000" w:space="0" w:sz="0" w:val="nil"/>
              <w:bottom w:color="e0e0e0" w:space="0" w:sz="5" w:val="single"/>
              <w:right w:color="e0e0e0" w:space="0" w:sz="5" w:val="single"/>
            </w:tcBorders>
            <w:shd w:fill="ffffff" w:val="clear"/>
            <w:tcMar>
              <w:top w:w="200.0" w:type="dxa"/>
              <w:left w:w="160.0" w:type="dxa"/>
              <w:bottom w:w="0.0" w:type="dxa"/>
              <w:right w:w="160.0" w:type="dxa"/>
            </w:tcMar>
            <w:vAlign w:val="top"/>
          </w:tcPr>
          <w:p w:rsidR="00000000" w:rsidDel="00000000" w:rsidP="00000000" w:rsidRDefault="00000000" w:rsidRPr="00000000" w14:paraId="000000F1">
            <w:pPr>
              <w:spacing w:after="200" w:lineRule="auto"/>
              <w:ind w:left="-60" w:firstLine="0"/>
              <w:rPr>
                <w:color w:val="337ab7"/>
                <w:sz w:val="24"/>
                <w:szCs w:val="24"/>
              </w:rPr>
            </w:pPr>
            <w:r w:rsidDel="00000000" w:rsidR="00000000" w:rsidRPr="00000000">
              <w:rPr>
                <w:color w:val="337ab7"/>
                <w:sz w:val="24"/>
                <w:szCs w:val="24"/>
                <w:rtl w:val="0"/>
              </w:rPr>
              <w:t xml:space="preserve">Quận/Huyện của người nhận hàng.</w:t>
            </w:r>
          </w:p>
        </w:tc>
      </w:tr>
      <w:tr>
        <w:trPr>
          <w:cantSplit w:val="0"/>
          <w:trHeight w:val="675" w:hRule="atLeast"/>
          <w:tblHeader w:val="0"/>
        </w:trPr>
        <w:tc>
          <w:tcPr>
            <w:tcBorders>
              <w:top w:color="000000" w:space="0" w:sz="0" w:val="nil"/>
              <w:left w:color="e0e0e0" w:space="0" w:sz="5" w:val="single"/>
              <w:bottom w:color="e0e0e0" w:space="0" w:sz="5" w:val="single"/>
              <w:right w:color="e0e0e0" w:space="0" w:sz="5" w:val="single"/>
            </w:tcBorders>
            <w:shd w:fill="ffffff" w:val="clear"/>
            <w:tcMar>
              <w:top w:w="200.0" w:type="dxa"/>
              <w:left w:w="160.0" w:type="dxa"/>
              <w:bottom w:w="0.0" w:type="dxa"/>
              <w:right w:w="160.0" w:type="dxa"/>
            </w:tcMar>
            <w:vAlign w:val="top"/>
          </w:tcPr>
          <w:p w:rsidR="00000000" w:rsidDel="00000000" w:rsidP="00000000" w:rsidRDefault="00000000" w:rsidRPr="00000000" w14:paraId="000000F2">
            <w:pPr>
              <w:ind w:left="-60" w:firstLine="0"/>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to_province_name</w:t>
            </w:r>
          </w:p>
        </w:tc>
        <w:tc>
          <w:tcPr>
            <w:gridSpan w:val="2"/>
            <w:tcBorders>
              <w:top w:color="000000" w:space="0" w:sz="0" w:val="nil"/>
              <w:left w:color="000000" w:space="0" w:sz="0" w:val="nil"/>
              <w:bottom w:color="e0e0e0" w:space="0" w:sz="5" w:val="single"/>
              <w:right w:color="e0e0e0" w:space="0" w:sz="5" w:val="single"/>
            </w:tcBorders>
            <w:shd w:fill="ffffff" w:val="clear"/>
            <w:tcMar>
              <w:top w:w="200.0" w:type="dxa"/>
              <w:left w:w="160.0" w:type="dxa"/>
              <w:bottom w:w="0.0" w:type="dxa"/>
              <w:right w:w="160.0" w:type="dxa"/>
            </w:tcMar>
            <w:vAlign w:val="top"/>
          </w:tcPr>
          <w:p w:rsidR="00000000" w:rsidDel="00000000" w:rsidP="00000000" w:rsidRDefault="00000000" w:rsidRPr="00000000" w14:paraId="000000F3">
            <w:pPr>
              <w:ind w:left="-60" w:firstLine="0"/>
              <w:jc w:val="center"/>
              <w:rPr>
                <w:color w:val="333333"/>
                <w:sz w:val="24"/>
                <w:szCs w:val="24"/>
              </w:rPr>
            </w:pPr>
            <w:r w:rsidDel="00000000" w:rsidR="00000000" w:rsidRPr="00000000">
              <w:rPr>
                <w:color w:val="333333"/>
                <w:sz w:val="24"/>
                <w:szCs w:val="24"/>
                <w:rtl w:val="0"/>
              </w:rPr>
              <w:t xml:space="preserve">X</w:t>
            </w:r>
          </w:p>
        </w:tc>
        <w:tc>
          <w:tcPr>
            <w:gridSpan w:val="2"/>
            <w:tcBorders>
              <w:top w:color="000000" w:space="0" w:sz="0" w:val="nil"/>
              <w:left w:color="000000" w:space="0" w:sz="0" w:val="nil"/>
              <w:bottom w:color="e0e0e0" w:space="0" w:sz="5" w:val="single"/>
              <w:right w:color="e0e0e0" w:space="0" w:sz="5" w:val="single"/>
            </w:tcBorders>
            <w:shd w:fill="ffffff" w:val="clear"/>
            <w:tcMar>
              <w:top w:w="200.0" w:type="dxa"/>
              <w:left w:w="160.0" w:type="dxa"/>
              <w:bottom w:w="0.0" w:type="dxa"/>
              <w:right w:w="160.0" w:type="dxa"/>
            </w:tcMar>
            <w:vAlign w:val="top"/>
          </w:tcPr>
          <w:p w:rsidR="00000000" w:rsidDel="00000000" w:rsidP="00000000" w:rsidRDefault="00000000" w:rsidRPr="00000000" w14:paraId="000000F5">
            <w:pPr>
              <w:ind w:left="-60" w:firstLine="0"/>
              <w:rPr>
                <w:color w:val="333333"/>
                <w:sz w:val="24"/>
                <w:szCs w:val="24"/>
              </w:rPr>
            </w:pPr>
            <w:r w:rsidDel="00000000" w:rsidR="00000000" w:rsidRPr="00000000">
              <w:rPr>
                <w:color w:val="333333"/>
                <w:sz w:val="24"/>
                <w:szCs w:val="24"/>
                <w:rtl w:val="0"/>
              </w:rPr>
              <w:t xml:space="preserve">String</w:t>
            </w:r>
          </w:p>
        </w:tc>
        <w:tc>
          <w:tcPr>
            <w:gridSpan w:val="5"/>
            <w:tcBorders>
              <w:top w:color="000000" w:space="0" w:sz="0" w:val="nil"/>
              <w:left w:color="000000" w:space="0" w:sz="0" w:val="nil"/>
              <w:bottom w:color="e0e0e0" w:space="0" w:sz="5" w:val="single"/>
              <w:right w:color="e0e0e0" w:space="0" w:sz="5" w:val="single"/>
            </w:tcBorders>
            <w:shd w:fill="ffffff" w:val="clear"/>
            <w:tcMar>
              <w:top w:w="200.0" w:type="dxa"/>
              <w:left w:w="160.0" w:type="dxa"/>
              <w:bottom w:w="0.0" w:type="dxa"/>
              <w:right w:w="160.0" w:type="dxa"/>
            </w:tcMar>
            <w:vAlign w:val="top"/>
          </w:tcPr>
          <w:p w:rsidR="00000000" w:rsidDel="00000000" w:rsidP="00000000" w:rsidRDefault="00000000" w:rsidRPr="00000000" w14:paraId="000000F7">
            <w:pPr>
              <w:ind w:left="-60" w:firstLine="0"/>
              <w:rPr>
                <w:color w:val="333333"/>
                <w:sz w:val="24"/>
                <w:szCs w:val="24"/>
              </w:rPr>
            </w:pPr>
            <w:r w:rsidDel="00000000" w:rsidR="00000000" w:rsidRPr="00000000">
              <w:rPr>
                <w:color w:val="333333"/>
                <w:sz w:val="24"/>
                <w:szCs w:val="24"/>
                <w:rtl w:val="0"/>
              </w:rPr>
              <w:t xml:space="preserve"> </w:t>
            </w:r>
          </w:p>
        </w:tc>
        <w:tc>
          <w:tcPr>
            <w:tcBorders>
              <w:top w:color="000000" w:space="0" w:sz="0" w:val="nil"/>
              <w:left w:color="000000" w:space="0" w:sz="0" w:val="nil"/>
              <w:bottom w:color="e0e0e0" w:space="0" w:sz="5" w:val="single"/>
              <w:right w:color="e0e0e0" w:space="0" w:sz="5" w:val="single"/>
            </w:tcBorders>
            <w:shd w:fill="ffffff" w:val="clear"/>
            <w:tcMar>
              <w:top w:w="200.0" w:type="dxa"/>
              <w:left w:w="160.0" w:type="dxa"/>
              <w:bottom w:w="0.0" w:type="dxa"/>
              <w:right w:w="160.0" w:type="dxa"/>
            </w:tcMar>
            <w:vAlign w:val="top"/>
          </w:tcPr>
          <w:p w:rsidR="00000000" w:rsidDel="00000000" w:rsidP="00000000" w:rsidRDefault="00000000" w:rsidRPr="00000000" w14:paraId="000000FC">
            <w:pPr>
              <w:spacing w:after="200" w:lineRule="auto"/>
              <w:ind w:left="-60" w:firstLine="0"/>
              <w:rPr>
                <w:color w:val="337ab7"/>
                <w:sz w:val="24"/>
                <w:szCs w:val="24"/>
              </w:rPr>
            </w:pPr>
            <w:r w:rsidDel="00000000" w:rsidR="00000000" w:rsidRPr="00000000">
              <w:rPr>
                <w:color w:val="337ab7"/>
                <w:sz w:val="24"/>
                <w:szCs w:val="24"/>
                <w:rtl w:val="0"/>
              </w:rPr>
              <w:t xml:space="preserve">Tỉnh của người nhận hàng.</w:t>
            </w:r>
          </w:p>
        </w:tc>
      </w:tr>
      <w:tr>
        <w:trPr>
          <w:cantSplit w:val="0"/>
          <w:trHeight w:val="675" w:hRule="atLeast"/>
          <w:tblHeader w:val="0"/>
        </w:trPr>
        <w:tc>
          <w:tcPr>
            <w:tcBorders>
              <w:top w:color="000000" w:space="0" w:sz="0" w:val="nil"/>
              <w:left w:color="e0e0e0" w:space="0" w:sz="5" w:val="single"/>
              <w:bottom w:color="e0e0e0" w:space="0" w:sz="5" w:val="single"/>
              <w:right w:color="e0e0e0" w:space="0" w:sz="5" w:val="single"/>
            </w:tcBorders>
            <w:shd w:fill="ffffff" w:val="clear"/>
            <w:tcMar>
              <w:top w:w="200.0" w:type="dxa"/>
              <w:left w:w="160.0" w:type="dxa"/>
              <w:bottom w:w="0.0" w:type="dxa"/>
              <w:right w:w="160.0" w:type="dxa"/>
            </w:tcMar>
            <w:vAlign w:val="top"/>
          </w:tcPr>
          <w:p w:rsidR="00000000" w:rsidDel="00000000" w:rsidP="00000000" w:rsidRDefault="00000000" w:rsidRPr="00000000" w14:paraId="000000FD">
            <w:pPr>
              <w:ind w:left="-60" w:firstLine="0"/>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return_phone</w:t>
            </w:r>
          </w:p>
        </w:tc>
        <w:tc>
          <w:tcPr>
            <w:gridSpan w:val="2"/>
            <w:tcBorders>
              <w:top w:color="000000" w:space="0" w:sz="0" w:val="nil"/>
              <w:left w:color="000000" w:space="0" w:sz="0" w:val="nil"/>
              <w:bottom w:color="e0e0e0" w:space="0" w:sz="5" w:val="single"/>
              <w:right w:color="e0e0e0" w:space="0" w:sz="5" w:val="single"/>
            </w:tcBorders>
            <w:shd w:fill="ffffff" w:val="clear"/>
            <w:tcMar>
              <w:top w:w="200.0" w:type="dxa"/>
              <w:left w:w="160.0" w:type="dxa"/>
              <w:bottom w:w="0.0" w:type="dxa"/>
              <w:right w:w="160.0" w:type="dxa"/>
            </w:tcMar>
            <w:vAlign w:val="top"/>
          </w:tcPr>
          <w:p w:rsidR="00000000" w:rsidDel="00000000" w:rsidP="00000000" w:rsidRDefault="00000000" w:rsidRPr="00000000" w14:paraId="000000FE">
            <w:pPr>
              <w:ind w:left="-60" w:firstLine="0"/>
              <w:rPr>
                <w:color w:val="333333"/>
                <w:sz w:val="24"/>
                <w:szCs w:val="24"/>
              </w:rPr>
            </w:pPr>
            <w:r w:rsidDel="00000000" w:rsidR="00000000" w:rsidRPr="00000000">
              <w:rPr>
                <w:color w:val="333333"/>
                <w:sz w:val="24"/>
                <w:szCs w:val="24"/>
                <w:rtl w:val="0"/>
              </w:rPr>
              <w:t xml:space="preserve"> </w:t>
            </w:r>
          </w:p>
        </w:tc>
        <w:tc>
          <w:tcPr>
            <w:gridSpan w:val="2"/>
            <w:tcBorders>
              <w:top w:color="000000" w:space="0" w:sz="0" w:val="nil"/>
              <w:left w:color="000000" w:space="0" w:sz="0" w:val="nil"/>
              <w:bottom w:color="e0e0e0" w:space="0" w:sz="5" w:val="single"/>
              <w:right w:color="e0e0e0" w:space="0" w:sz="5" w:val="single"/>
            </w:tcBorders>
            <w:shd w:fill="ffffff" w:val="clear"/>
            <w:tcMar>
              <w:top w:w="200.0" w:type="dxa"/>
              <w:left w:w="160.0" w:type="dxa"/>
              <w:bottom w:w="0.0" w:type="dxa"/>
              <w:right w:w="160.0" w:type="dxa"/>
            </w:tcMar>
            <w:vAlign w:val="top"/>
          </w:tcPr>
          <w:p w:rsidR="00000000" w:rsidDel="00000000" w:rsidP="00000000" w:rsidRDefault="00000000" w:rsidRPr="00000000" w14:paraId="00000100">
            <w:pPr>
              <w:ind w:left="-60" w:firstLine="0"/>
              <w:rPr>
                <w:color w:val="333333"/>
                <w:sz w:val="24"/>
                <w:szCs w:val="24"/>
              </w:rPr>
            </w:pPr>
            <w:r w:rsidDel="00000000" w:rsidR="00000000" w:rsidRPr="00000000">
              <w:rPr>
                <w:color w:val="333333"/>
                <w:sz w:val="24"/>
                <w:szCs w:val="24"/>
                <w:rtl w:val="0"/>
              </w:rPr>
              <w:t xml:space="preserve">String</w:t>
            </w:r>
          </w:p>
        </w:tc>
        <w:tc>
          <w:tcPr>
            <w:gridSpan w:val="5"/>
            <w:tcBorders>
              <w:top w:color="000000" w:space="0" w:sz="0" w:val="nil"/>
              <w:left w:color="000000" w:space="0" w:sz="0" w:val="nil"/>
              <w:bottom w:color="e0e0e0" w:space="0" w:sz="5" w:val="single"/>
              <w:right w:color="e0e0e0" w:space="0" w:sz="5" w:val="single"/>
            </w:tcBorders>
            <w:shd w:fill="ffffff" w:val="clear"/>
            <w:tcMar>
              <w:top w:w="200.0" w:type="dxa"/>
              <w:left w:w="160.0" w:type="dxa"/>
              <w:bottom w:w="0.0" w:type="dxa"/>
              <w:right w:w="160.0" w:type="dxa"/>
            </w:tcMar>
            <w:vAlign w:val="top"/>
          </w:tcPr>
          <w:p w:rsidR="00000000" w:rsidDel="00000000" w:rsidP="00000000" w:rsidRDefault="00000000" w:rsidRPr="00000000" w14:paraId="00000102">
            <w:pPr>
              <w:ind w:left="-60" w:firstLine="0"/>
              <w:rPr>
                <w:color w:val="333333"/>
                <w:sz w:val="24"/>
                <w:szCs w:val="24"/>
              </w:rPr>
            </w:pPr>
            <w:r w:rsidDel="00000000" w:rsidR="00000000" w:rsidRPr="00000000">
              <w:rPr>
                <w:color w:val="333333"/>
                <w:sz w:val="24"/>
                <w:szCs w:val="24"/>
                <w:rtl w:val="0"/>
              </w:rPr>
              <w:t xml:space="preserve"> </w:t>
            </w:r>
          </w:p>
        </w:tc>
        <w:tc>
          <w:tcPr>
            <w:tcBorders>
              <w:top w:color="000000" w:space="0" w:sz="0" w:val="nil"/>
              <w:left w:color="000000" w:space="0" w:sz="0" w:val="nil"/>
              <w:bottom w:color="e0e0e0" w:space="0" w:sz="5" w:val="single"/>
              <w:right w:color="e0e0e0" w:space="0" w:sz="5" w:val="single"/>
            </w:tcBorders>
            <w:shd w:fill="ffffff" w:val="clear"/>
            <w:tcMar>
              <w:top w:w="200.0" w:type="dxa"/>
              <w:left w:w="160.0" w:type="dxa"/>
              <w:bottom w:w="0.0" w:type="dxa"/>
              <w:right w:w="160.0" w:type="dxa"/>
            </w:tcMar>
            <w:vAlign w:val="top"/>
          </w:tcPr>
          <w:p w:rsidR="00000000" w:rsidDel="00000000" w:rsidP="00000000" w:rsidRDefault="00000000" w:rsidRPr="00000000" w14:paraId="00000107">
            <w:pPr>
              <w:spacing w:after="200" w:lineRule="auto"/>
              <w:ind w:left="-60" w:firstLine="0"/>
              <w:rPr>
                <w:color w:val="808080"/>
                <w:sz w:val="24"/>
                <w:szCs w:val="24"/>
              </w:rPr>
            </w:pPr>
            <w:r w:rsidDel="00000000" w:rsidR="00000000" w:rsidRPr="00000000">
              <w:rPr>
                <w:color w:val="808080"/>
                <w:sz w:val="24"/>
                <w:szCs w:val="24"/>
                <w:rtl w:val="0"/>
              </w:rPr>
              <w:t xml:space="preserve">Số điện thoại trả hàng khi không giao được.</w:t>
            </w:r>
          </w:p>
        </w:tc>
      </w:tr>
      <w:tr>
        <w:trPr>
          <w:cantSplit w:val="0"/>
          <w:trHeight w:val="675" w:hRule="atLeast"/>
          <w:tblHeader w:val="0"/>
        </w:trPr>
        <w:tc>
          <w:tcPr>
            <w:tcBorders>
              <w:top w:color="000000" w:space="0" w:sz="0" w:val="nil"/>
              <w:left w:color="e0e0e0" w:space="0" w:sz="5" w:val="single"/>
              <w:bottom w:color="e0e0e0" w:space="0" w:sz="5" w:val="single"/>
              <w:right w:color="e0e0e0" w:space="0" w:sz="5" w:val="single"/>
            </w:tcBorders>
            <w:shd w:fill="ffffff" w:val="clear"/>
            <w:tcMar>
              <w:top w:w="200.0" w:type="dxa"/>
              <w:left w:w="160.0" w:type="dxa"/>
              <w:bottom w:w="0.0" w:type="dxa"/>
              <w:right w:w="160.0" w:type="dxa"/>
            </w:tcMar>
            <w:vAlign w:val="top"/>
          </w:tcPr>
          <w:p w:rsidR="00000000" w:rsidDel="00000000" w:rsidP="00000000" w:rsidRDefault="00000000" w:rsidRPr="00000000" w14:paraId="00000108">
            <w:pPr>
              <w:ind w:left="-60" w:firstLine="0"/>
              <w:rPr>
                <w:color w:val="808080"/>
                <w:sz w:val="24"/>
                <w:szCs w:val="24"/>
                <w:highlight w:val="yellow"/>
              </w:rPr>
            </w:pPr>
            <w:r w:rsidDel="00000000" w:rsidR="00000000" w:rsidRPr="00000000">
              <w:rPr>
                <w:color w:val="808080"/>
                <w:sz w:val="24"/>
                <w:szCs w:val="24"/>
                <w:highlight w:val="yellow"/>
                <w:rtl w:val="0"/>
              </w:rPr>
              <w:t xml:space="preserve">is_new_return_address</w:t>
            </w:r>
          </w:p>
        </w:tc>
        <w:tc>
          <w:tcPr>
            <w:gridSpan w:val="2"/>
            <w:tcBorders>
              <w:top w:color="000000" w:space="0" w:sz="0" w:val="nil"/>
              <w:left w:color="000000" w:space="0" w:sz="0" w:val="nil"/>
              <w:bottom w:color="e0e0e0" w:space="0" w:sz="5" w:val="single"/>
              <w:right w:color="e0e0e0" w:space="0" w:sz="5" w:val="single"/>
            </w:tcBorders>
            <w:shd w:fill="ffffff" w:val="clear"/>
            <w:tcMar>
              <w:top w:w="200.0" w:type="dxa"/>
              <w:left w:w="160.0" w:type="dxa"/>
              <w:bottom w:w="0.0" w:type="dxa"/>
              <w:right w:w="160.0" w:type="dxa"/>
            </w:tcMar>
            <w:vAlign w:val="top"/>
          </w:tcPr>
          <w:p w:rsidR="00000000" w:rsidDel="00000000" w:rsidP="00000000" w:rsidRDefault="00000000" w:rsidRPr="00000000" w14:paraId="00000109">
            <w:pPr>
              <w:ind w:left="-60" w:firstLine="0"/>
              <w:rPr>
                <w:color w:val="333333"/>
                <w:sz w:val="24"/>
                <w:szCs w:val="24"/>
                <w:highlight w:val="yellow"/>
              </w:rPr>
            </w:pPr>
            <w:r w:rsidDel="00000000" w:rsidR="00000000" w:rsidRPr="00000000">
              <w:rPr>
                <w:color w:val="333333"/>
                <w:sz w:val="24"/>
                <w:szCs w:val="24"/>
                <w:highlight w:val="yellow"/>
                <w:rtl w:val="0"/>
              </w:rPr>
              <w:t xml:space="preserve"> </w:t>
            </w:r>
          </w:p>
        </w:tc>
        <w:tc>
          <w:tcPr>
            <w:gridSpan w:val="2"/>
            <w:tcBorders>
              <w:top w:color="000000" w:space="0" w:sz="0" w:val="nil"/>
              <w:left w:color="000000" w:space="0" w:sz="0" w:val="nil"/>
              <w:bottom w:color="e0e0e0" w:space="0" w:sz="5" w:val="single"/>
              <w:right w:color="e0e0e0" w:space="0" w:sz="5" w:val="single"/>
            </w:tcBorders>
            <w:shd w:fill="ffffff" w:val="clear"/>
            <w:tcMar>
              <w:top w:w="200.0" w:type="dxa"/>
              <w:left w:w="160.0" w:type="dxa"/>
              <w:bottom w:w="0.0" w:type="dxa"/>
              <w:right w:w="160.0" w:type="dxa"/>
            </w:tcMar>
            <w:vAlign w:val="top"/>
          </w:tcPr>
          <w:p w:rsidR="00000000" w:rsidDel="00000000" w:rsidP="00000000" w:rsidRDefault="00000000" w:rsidRPr="00000000" w14:paraId="0000010B">
            <w:pPr>
              <w:ind w:left="-60" w:firstLine="0"/>
              <w:rPr>
                <w:rFonts w:ascii="Times New Roman" w:cs="Times New Roman" w:eastAsia="Times New Roman" w:hAnsi="Times New Roman"/>
                <w:color w:val="333333"/>
                <w:sz w:val="24"/>
                <w:szCs w:val="24"/>
                <w:highlight w:val="yellow"/>
              </w:rPr>
            </w:pPr>
            <w:r w:rsidDel="00000000" w:rsidR="00000000" w:rsidRPr="00000000">
              <w:rPr>
                <w:rFonts w:ascii="Times New Roman" w:cs="Times New Roman" w:eastAsia="Times New Roman" w:hAnsi="Times New Roman"/>
                <w:color w:val="333333"/>
                <w:sz w:val="24"/>
                <w:szCs w:val="24"/>
                <w:highlight w:val="yellow"/>
                <w:rtl w:val="0"/>
              </w:rPr>
              <w:t xml:space="preserve">Boolean</w:t>
            </w:r>
          </w:p>
        </w:tc>
        <w:tc>
          <w:tcPr>
            <w:gridSpan w:val="5"/>
            <w:tcBorders>
              <w:top w:color="000000" w:space="0" w:sz="0" w:val="nil"/>
              <w:left w:color="000000" w:space="0" w:sz="0" w:val="nil"/>
              <w:bottom w:color="e0e0e0" w:space="0" w:sz="5" w:val="single"/>
              <w:right w:color="e0e0e0" w:space="0" w:sz="5" w:val="single"/>
            </w:tcBorders>
            <w:shd w:fill="ffffff" w:val="clear"/>
            <w:tcMar>
              <w:top w:w="200.0" w:type="dxa"/>
              <w:left w:w="160.0" w:type="dxa"/>
              <w:bottom w:w="0.0" w:type="dxa"/>
              <w:right w:w="160.0" w:type="dxa"/>
            </w:tcMar>
            <w:vAlign w:val="top"/>
          </w:tcPr>
          <w:p w:rsidR="00000000" w:rsidDel="00000000" w:rsidP="00000000" w:rsidRDefault="00000000" w:rsidRPr="00000000" w14:paraId="0000010D">
            <w:pPr>
              <w:ind w:left="-60" w:firstLine="0"/>
              <w:rPr>
                <w:color w:val="333333"/>
                <w:sz w:val="24"/>
                <w:szCs w:val="24"/>
                <w:highlight w:val="yellow"/>
              </w:rPr>
            </w:pPr>
            <w:r w:rsidDel="00000000" w:rsidR="00000000" w:rsidRPr="00000000">
              <w:rPr>
                <w:color w:val="333333"/>
                <w:sz w:val="24"/>
                <w:szCs w:val="24"/>
                <w:highlight w:val="yellow"/>
                <w:rtl w:val="0"/>
              </w:rPr>
              <w:t xml:space="preserve"> </w:t>
            </w:r>
          </w:p>
        </w:tc>
        <w:tc>
          <w:tcPr>
            <w:tcBorders>
              <w:top w:color="000000" w:space="0" w:sz="0" w:val="nil"/>
              <w:left w:color="000000" w:space="0" w:sz="0" w:val="nil"/>
              <w:bottom w:color="e0e0e0" w:space="0" w:sz="5" w:val="single"/>
              <w:right w:color="e0e0e0" w:space="0" w:sz="5" w:val="single"/>
            </w:tcBorders>
            <w:shd w:fill="ffffff" w:val="clear"/>
            <w:tcMar>
              <w:top w:w="200.0" w:type="dxa"/>
              <w:left w:w="160.0" w:type="dxa"/>
              <w:bottom w:w="0.0" w:type="dxa"/>
              <w:right w:w="160.0" w:type="dxa"/>
            </w:tcMar>
            <w:vAlign w:val="top"/>
          </w:tcPr>
          <w:p w:rsidR="00000000" w:rsidDel="00000000" w:rsidP="00000000" w:rsidRDefault="00000000" w:rsidRPr="00000000" w14:paraId="00000112">
            <w:pPr>
              <w:spacing w:after="200" w:lineRule="auto"/>
              <w:ind w:left="-60" w:firstLine="0"/>
              <w:rPr>
                <w:color w:val="808080"/>
                <w:sz w:val="24"/>
                <w:szCs w:val="24"/>
                <w:highlight w:val="yellow"/>
              </w:rPr>
            </w:pPr>
            <w:r w:rsidDel="00000000" w:rsidR="00000000" w:rsidRPr="00000000">
              <w:rPr>
                <w:color w:val="808080"/>
                <w:sz w:val="24"/>
                <w:szCs w:val="24"/>
                <w:highlight w:val="yellow"/>
                <w:rtl w:val="0"/>
              </w:rPr>
              <w:t xml:space="preserve">Nếu </w:t>
            </w:r>
            <w:r w:rsidDel="00000000" w:rsidR="00000000" w:rsidRPr="00000000">
              <w:rPr>
                <w:rFonts w:ascii="Roboto Mono" w:cs="Roboto Mono" w:eastAsia="Roboto Mono" w:hAnsi="Roboto Mono"/>
                <w:color w:val="188038"/>
                <w:sz w:val="24"/>
                <w:szCs w:val="24"/>
                <w:highlight w:val="yellow"/>
                <w:rtl w:val="0"/>
              </w:rPr>
              <w:t xml:space="preserve">true</w:t>
            </w:r>
            <w:r w:rsidDel="00000000" w:rsidR="00000000" w:rsidRPr="00000000">
              <w:rPr>
                <w:color w:val="808080"/>
                <w:sz w:val="24"/>
                <w:szCs w:val="24"/>
                <w:highlight w:val="yellow"/>
                <w:rtl w:val="0"/>
              </w:rPr>
              <w:t xml:space="preserve">: dùng địa chỉ gửi mới; nếu </w:t>
            </w:r>
            <w:r w:rsidDel="00000000" w:rsidR="00000000" w:rsidRPr="00000000">
              <w:rPr>
                <w:rFonts w:ascii="Roboto Mono" w:cs="Roboto Mono" w:eastAsia="Roboto Mono" w:hAnsi="Roboto Mono"/>
                <w:color w:val="188038"/>
                <w:sz w:val="24"/>
                <w:szCs w:val="24"/>
                <w:highlight w:val="yellow"/>
                <w:rtl w:val="0"/>
              </w:rPr>
              <w:t xml:space="preserve">false</w:t>
            </w:r>
            <w:r w:rsidDel="00000000" w:rsidR="00000000" w:rsidRPr="00000000">
              <w:rPr>
                <w:color w:val="808080"/>
                <w:sz w:val="24"/>
                <w:szCs w:val="24"/>
                <w:highlight w:val="yellow"/>
                <w:rtl w:val="0"/>
              </w:rPr>
              <w:t xml:space="preserve"> hoặc không truyền: dùng địa chỉ cũ</w:t>
            </w:r>
          </w:p>
        </w:tc>
      </w:tr>
      <w:tr>
        <w:trPr>
          <w:cantSplit w:val="0"/>
          <w:trHeight w:val="675" w:hRule="atLeast"/>
          <w:tblHeader w:val="0"/>
        </w:trPr>
        <w:tc>
          <w:tcPr>
            <w:tcBorders>
              <w:top w:color="000000" w:space="0" w:sz="0" w:val="nil"/>
              <w:left w:color="e0e0e0" w:space="0" w:sz="5" w:val="single"/>
              <w:bottom w:color="e0e0e0" w:space="0" w:sz="5" w:val="single"/>
              <w:right w:color="e0e0e0" w:space="0" w:sz="5" w:val="single"/>
            </w:tcBorders>
            <w:shd w:fill="ffffff" w:val="clear"/>
            <w:tcMar>
              <w:top w:w="200.0" w:type="dxa"/>
              <w:left w:w="160.0" w:type="dxa"/>
              <w:bottom w:w="0.0" w:type="dxa"/>
              <w:right w:w="160.0" w:type="dxa"/>
            </w:tcMar>
            <w:vAlign w:val="top"/>
          </w:tcPr>
          <w:p w:rsidR="00000000" w:rsidDel="00000000" w:rsidP="00000000" w:rsidRDefault="00000000" w:rsidRPr="00000000" w14:paraId="00000113">
            <w:pPr>
              <w:ind w:left="-60" w:firstLine="0"/>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return_address</w:t>
            </w:r>
          </w:p>
        </w:tc>
        <w:tc>
          <w:tcPr>
            <w:gridSpan w:val="2"/>
            <w:tcBorders>
              <w:top w:color="000000" w:space="0" w:sz="0" w:val="nil"/>
              <w:left w:color="000000" w:space="0" w:sz="0" w:val="nil"/>
              <w:bottom w:color="e0e0e0" w:space="0" w:sz="5" w:val="single"/>
              <w:right w:color="e0e0e0" w:space="0" w:sz="5" w:val="single"/>
            </w:tcBorders>
            <w:shd w:fill="ffffff" w:val="clear"/>
            <w:tcMar>
              <w:top w:w="200.0" w:type="dxa"/>
              <w:left w:w="160.0" w:type="dxa"/>
              <w:bottom w:w="0.0" w:type="dxa"/>
              <w:right w:w="160.0" w:type="dxa"/>
            </w:tcMar>
            <w:vAlign w:val="top"/>
          </w:tcPr>
          <w:p w:rsidR="00000000" w:rsidDel="00000000" w:rsidP="00000000" w:rsidRDefault="00000000" w:rsidRPr="00000000" w14:paraId="00000114">
            <w:pPr>
              <w:ind w:left="-60" w:firstLine="0"/>
              <w:rPr>
                <w:color w:val="333333"/>
                <w:sz w:val="24"/>
                <w:szCs w:val="24"/>
              </w:rPr>
            </w:pPr>
            <w:r w:rsidDel="00000000" w:rsidR="00000000" w:rsidRPr="00000000">
              <w:rPr>
                <w:color w:val="333333"/>
                <w:sz w:val="24"/>
                <w:szCs w:val="24"/>
                <w:rtl w:val="0"/>
              </w:rPr>
              <w:t xml:space="preserve"> </w:t>
            </w:r>
          </w:p>
        </w:tc>
        <w:tc>
          <w:tcPr>
            <w:gridSpan w:val="2"/>
            <w:tcBorders>
              <w:top w:color="000000" w:space="0" w:sz="0" w:val="nil"/>
              <w:left w:color="000000" w:space="0" w:sz="0" w:val="nil"/>
              <w:bottom w:color="e0e0e0" w:space="0" w:sz="5" w:val="single"/>
              <w:right w:color="e0e0e0" w:space="0" w:sz="5" w:val="single"/>
            </w:tcBorders>
            <w:shd w:fill="ffffff" w:val="clear"/>
            <w:tcMar>
              <w:top w:w="200.0" w:type="dxa"/>
              <w:left w:w="160.0" w:type="dxa"/>
              <w:bottom w:w="0.0" w:type="dxa"/>
              <w:right w:w="160.0" w:type="dxa"/>
            </w:tcMar>
            <w:vAlign w:val="top"/>
          </w:tcPr>
          <w:p w:rsidR="00000000" w:rsidDel="00000000" w:rsidP="00000000" w:rsidRDefault="00000000" w:rsidRPr="00000000" w14:paraId="00000116">
            <w:pPr>
              <w:ind w:left="-60" w:firstLine="0"/>
              <w:rPr>
                <w:color w:val="333333"/>
                <w:sz w:val="24"/>
                <w:szCs w:val="24"/>
              </w:rPr>
            </w:pPr>
            <w:r w:rsidDel="00000000" w:rsidR="00000000" w:rsidRPr="00000000">
              <w:rPr>
                <w:color w:val="333333"/>
                <w:sz w:val="24"/>
                <w:szCs w:val="24"/>
                <w:rtl w:val="0"/>
              </w:rPr>
              <w:t xml:space="preserve">String</w:t>
            </w:r>
          </w:p>
        </w:tc>
        <w:tc>
          <w:tcPr>
            <w:gridSpan w:val="5"/>
            <w:tcBorders>
              <w:top w:color="000000" w:space="0" w:sz="0" w:val="nil"/>
              <w:left w:color="000000" w:space="0" w:sz="0" w:val="nil"/>
              <w:bottom w:color="e0e0e0" w:space="0" w:sz="5" w:val="single"/>
              <w:right w:color="e0e0e0" w:space="0" w:sz="5" w:val="single"/>
            </w:tcBorders>
            <w:shd w:fill="ffffff" w:val="clear"/>
            <w:tcMar>
              <w:top w:w="200.0" w:type="dxa"/>
              <w:left w:w="160.0" w:type="dxa"/>
              <w:bottom w:w="0.0" w:type="dxa"/>
              <w:right w:w="160.0" w:type="dxa"/>
            </w:tcMar>
            <w:vAlign w:val="top"/>
          </w:tcPr>
          <w:p w:rsidR="00000000" w:rsidDel="00000000" w:rsidP="00000000" w:rsidRDefault="00000000" w:rsidRPr="00000000" w14:paraId="00000118">
            <w:pPr>
              <w:ind w:left="-60" w:firstLine="0"/>
              <w:rPr>
                <w:color w:val="333333"/>
                <w:sz w:val="24"/>
                <w:szCs w:val="24"/>
              </w:rPr>
            </w:pPr>
            <w:r w:rsidDel="00000000" w:rsidR="00000000" w:rsidRPr="00000000">
              <w:rPr>
                <w:color w:val="333333"/>
                <w:sz w:val="24"/>
                <w:szCs w:val="24"/>
                <w:rtl w:val="0"/>
              </w:rPr>
              <w:t xml:space="preserve"> 1024</w:t>
            </w:r>
          </w:p>
        </w:tc>
        <w:tc>
          <w:tcPr>
            <w:tcBorders>
              <w:top w:color="000000" w:space="0" w:sz="0" w:val="nil"/>
              <w:left w:color="000000" w:space="0" w:sz="0" w:val="nil"/>
              <w:bottom w:color="e0e0e0" w:space="0" w:sz="5" w:val="single"/>
              <w:right w:color="e0e0e0" w:space="0" w:sz="5" w:val="single"/>
            </w:tcBorders>
            <w:shd w:fill="ffffff" w:val="clear"/>
            <w:tcMar>
              <w:top w:w="200.0" w:type="dxa"/>
              <w:left w:w="160.0" w:type="dxa"/>
              <w:bottom w:w="0.0" w:type="dxa"/>
              <w:right w:w="160.0" w:type="dxa"/>
            </w:tcMar>
            <w:vAlign w:val="top"/>
          </w:tcPr>
          <w:p w:rsidR="00000000" w:rsidDel="00000000" w:rsidP="00000000" w:rsidRDefault="00000000" w:rsidRPr="00000000" w14:paraId="0000011D">
            <w:pPr>
              <w:spacing w:after="200" w:lineRule="auto"/>
              <w:ind w:left="-60" w:firstLine="0"/>
              <w:rPr>
                <w:color w:val="808080"/>
                <w:sz w:val="24"/>
                <w:szCs w:val="24"/>
              </w:rPr>
            </w:pPr>
            <w:r w:rsidDel="00000000" w:rsidR="00000000" w:rsidRPr="00000000">
              <w:rPr>
                <w:color w:val="808080"/>
                <w:sz w:val="24"/>
                <w:szCs w:val="24"/>
                <w:rtl w:val="0"/>
              </w:rPr>
              <w:t xml:space="preserve">Địa chỉ trả hàng khi không giao được.</w:t>
            </w:r>
          </w:p>
        </w:tc>
      </w:tr>
      <w:tr>
        <w:trPr>
          <w:cantSplit w:val="0"/>
          <w:trHeight w:val="675" w:hRule="atLeast"/>
          <w:tblHeader w:val="0"/>
        </w:trPr>
        <w:tc>
          <w:tcPr>
            <w:tcBorders>
              <w:top w:color="000000" w:space="0" w:sz="0" w:val="nil"/>
              <w:left w:color="e0e0e0" w:space="0" w:sz="5" w:val="single"/>
              <w:bottom w:color="e0e0e0" w:space="0" w:sz="5" w:val="single"/>
              <w:right w:color="e0e0e0" w:space="0" w:sz="5" w:val="single"/>
            </w:tcBorders>
            <w:shd w:fill="ffffff" w:val="clear"/>
            <w:tcMar>
              <w:top w:w="200.0" w:type="dxa"/>
              <w:left w:w="160.0" w:type="dxa"/>
              <w:bottom w:w="0.0" w:type="dxa"/>
              <w:right w:w="160.0" w:type="dxa"/>
            </w:tcMar>
            <w:vAlign w:val="top"/>
          </w:tcPr>
          <w:p w:rsidR="00000000" w:rsidDel="00000000" w:rsidP="00000000" w:rsidRDefault="00000000" w:rsidRPr="00000000" w14:paraId="0000011E">
            <w:pPr>
              <w:ind w:left="-60" w:firstLine="0"/>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return_district_name</w:t>
            </w:r>
          </w:p>
        </w:tc>
        <w:tc>
          <w:tcPr>
            <w:gridSpan w:val="2"/>
            <w:tcBorders>
              <w:top w:color="000000" w:space="0" w:sz="0" w:val="nil"/>
              <w:left w:color="000000" w:space="0" w:sz="0" w:val="nil"/>
              <w:bottom w:color="e0e0e0" w:space="0" w:sz="5" w:val="single"/>
              <w:right w:color="e0e0e0" w:space="0" w:sz="5" w:val="single"/>
            </w:tcBorders>
            <w:shd w:fill="ffffff" w:val="clear"/>
            <w:tcMar>
              <w:top w:w="200.0" w:type="dxa"/>
              <w:left w:w="160.0" w:type="dxa"/>
              <w:bottom w:w="0.0" w:type="dxa"/>
              <w:right w:w="160.0" w:type="dxa"/>
            </w:tcMar>
            <w:vAlign w:val="top"/>
          </w:tcPr>
          <w:p w:rsidR="00000000" w:rsidDel="00000000" w:rsidP="00000000" w:rsidRDefault="00000000" w:rsidRPr="00000000" w14:paraId="0000011F">
            <w:pPr>
              <w:ind w:left="-60" w:firstLine="0"/>
              <w:rPr>
                <w:color w:val="333333"/>
                <w:sz w:val="24"/>
                <w:szCs w:val="24"/>
              </w:rPr>
            </w:pPr>
            <w:r w:rsidDel="00000000" w:rsidR="00000000" w:rsidRPr="00000000">
              <w:rPr>
                <w:color w:val="333333"/>
                <w:sz w:val="24"/>
                <w:szCs w:val="24"/>
                <w:rtl w:val="0"/>
              </w:rPr>
              <w:t xml:space="preserve"> </w:t>
            </w:r>
          </w:p>
        </w:tc>
        <w:tc>
          <w:tcPr>
            <w:gridSpan w:val="2"/>
            <w:tcBorders>
              <w:top w:color="000000" w:space="0" w:sz="0" w:val="nil"/>
              <w:left w:color="000000" w:space="0" w:sz="0" w:val="nil"/>
              <w:bottom w:color="e0e0e0" w:space="0" w:sz="5" w:val="single"/>
              <w:right w:color="e0e0e0" w:space="0" w:sz="5" w:val="single"/>
            </w:tcBorders>
            <w:shd w:fill="ffffff" w:val="clear"/>
            <w:tcMar>
              <w:top w:w="200.0" w:type="dxa"/>
              <w:left w:w="160.0" w:type="dxa"/>
              <w:bottom w:w="0.0" w:type="dxa"/>
              <w:right w:w="160.0" w:type="dxa"/>
            </w:tcMar>
            <w:vAlign w:val="top"/>
          </w:tcPr>
          <w:p w:rsidR="00000000" w:rsidDel="00000000" w:rsidP="00000000" w:rsidRDefault="00000000" w:rsidRPr="00000000" w14:paraId="00000121">
            <w:pPr>
              <w:ind w:left="-60" w:firstLine="0"/>
              <w:rPr>
                <w:color w:val="333333"/>
                <w:sz w:val="24"/>
                <w:szCs w:val="24"/>
              </w:rPr>
            </w:pPr>
            <w:r w:rsidDel="00000000" w:rsidR="00000000" w:rsidRPr="00000000">
              <w:rPr>
                <w:color w:val="333333"/>
                <w:sz w:val="24"/>
                <w:szCs w:val="24"/>
                <w:rtl w:val="0"/>
              </w:rPr>
              <w:t xml:space="preserve">String</w:t>
            </w:r>
          </w:p>
        </w:tc>
        <w:tc>
          <w:tcPr>
            <w:gridSpan w:val="5"/>
            <w:tcBorders>
              <w:top w:color="000000" w:space="0" w:sz="0" w:val="nil"/>
              <w:left w:color="000000" w:space="0" w:sz="0" w:val="nil"/>
              <w:bottom w:color="e0e0e0" w:space="0" w:sz="5" w:val="single"/>
              <w:right w:color="e0e0e0" w:space="0" w:sz="5" w:val="single"/>
            </w:tcBorders>
            <w:shd w:fill="ffffff" w:val="clear"/>
            <w:tcMar>
              <w:top w:w="200.0" w:type="dxa"/>
              <w:left w:w="160.0" w:type="dxa"/>
              <w:bottom w:w="0.0" w:type="dxa"/>
              <w:right w:w="160.0" w:type="dxa"/>
            </w:tcMar>
            <w:vAlign w:val="top"/>
          </w:tcPr>
          <w:p w:rsidR="00000000" w:rsidDel="00000000" w:rsidP="00000000" w:rsidRDefault="00000000" w:rsidRPr="00000000" w14:paraId="00000123">
            <w:pPr>
              <w:ind w:left="-60" w:firstLine="0"/>
              <w:rPr>
                <w:color w:val="333333"/>
                <w:sz w:val="24"/>
                <w:szCs w:val="24"/>
              </w:rPr>
            </w:pPr>
            <w:r w:rsidDel="00000000" w:rsidR="00000000" w:rsidRPr="00000000">
              <w:rPr>
                <w:color w:val="333333"/>
                <w:sz w:val="24"/>
                <w:szCs w:val="24"/>
                <w:rtl w:val="0"/>
              </w:rPr>
              <w:t xml:space="preserve"> </w:t>
            </w:r>
          </w:p>
        </w:tc>
        <w:tc>
          <w:tcPr>
            <w:tcBorders>
              <w:top w:color="000000" w:space="0" w:sz="0" w:val="nil"/>
              <w:left w:color="000000" w:space="0" w:sz="0" w:val="nil"/>
              <w:bottom w:color="e0e0e0" w:space="0" w:sz="5" w:val="single"/>
              <w:right w:color="e0e0e0" w:space="0" w:sz="5" w:val="single"/>
            </w:tcBorders>
            <w:shd w:fill="ffffff" w:val="clear"/>
            <w:tcMar>
              <w:top w:w="200.0" w:type="dxa"/>
              <w:left w:w="160.0" w:type="dxa"/>
              <w:bottom w:w="0.0" w:type="dxa"/>
              <w:right w:w="160.0" w:type="dxa"/>
            </w:tcMar>
            <w:vAlign w:val="top"/>
          </w:tcPr>
          <w:p w:rsidR="00000000" w:rsidDel="00000000" w:rsidP="00000000" w:rsidRDefault="00000000" w:rsidRPr="00000000" w14:paraId="00000128">
            <w:pPr>
              <w:spacing w:after="200" w:lineRule="auto"/>
              <w:ind w:left="-60" w:firstLine="0"/>
              <w:rPr>
                <w:color w:val="337ab7"/>
                <w:sz w:val="24"/>
                <w:szCs w:val="24"/>
              </w:rPr>
            </w:pPr>
            <w:r w:rsidDel="00000000" w:rsidR="00000000" w:rsidRPr="00000000">
              <w:rPr>
                <w:color w:val="337ab7"/>
                <w:sz w:val="24"/>
                <w:szCs w:val="24"/>
                <w:rtl w:val="0"/>
              </w:rPr>
              <w:t xml:space="preserve">Quận/Huyện của người nhận hàng trả.</w:t>
            </w:r>
          </w:p>
        </w:tc>
      </w:tr>
      <w:tr>
        <w:trPr>
          <w:cantSplit w:val="0"/>
          <w:trHeight w:val="675" w:hRule="atLeast"/>
          <w:tblHeader w:val="0"/>
        </w:trPr>
        <w:tc>
          <w:tcPr>
            <w:tcBorders>
              <w:top w:color="000000" w:space="0" w:sz="0" w:val="nil"/>
              <w:left w:color="e0e0e0" w:space="0" w:sz="5" w:val="single"/>
              <w:bottom w:color="e0e0e0" w:space="0" w:sz="5" w:val="single"/>
              <w:right w:color="e0e0e0" w:space="0" w:sz="5" w:val="single"/>
            </w:tcBorders>
            <w:shd w:fill="ffffff" w:val="clear"/>
            <w:tcMar>
              <w:top w:w="200.0" w:type="dxa"/>
              <w:left w:w="160.0" w:type="dxa"/>
              <w:bottom w:w="0.0" w:type="dxa"/>
              <w:right w:w="160.0" w:type="dxa"/>
            </w:tcMar>
            <w:vAlign w:val="top"/>
          </w:tcPr>
          <w:p w:rsidR="00000000" w:rsidDel="00000000" w:rsidP="00000000" w:rsidRDefault="00000000" w:rsidRPr="00000000" w14:paraId="00000129">
            <w:pPr>
              <w:ind w:left="-60" w:firstLine="0"/>
              <w:rPr>
                <w:rFonts w:ascii="Courier New" w:cs="Courier New" w:eastAsia="Courier New" w:hAnsi="Courier New"/>
                <w:color w:val="333333"/>
                <w:sz w:val="24"/>
                <w:szCs w:val="24"/>
              </w:rPr>
            </w:pPr>
            <w:r w:rsidDel="00000000" w:rsidR="00000000" w:rsidRPr="00000000">
              <w:rPr>
                <w:rFonts w:ascii="Cousine" w:cs="Cousine" w:eastAsia="Cousine" w:hAnsi="Cousine"/>
                <w:color w:val="333333"/>
                <w:sz w:val="24"/>
                <w:szCs w:val="24"/>
                <w:rtl w:val="0"/>
              </w:rPr>
              <w:t xml:space="preserve">return_ward_name hoặc return_ward_code</w:t>
            </w:r>
          </w:p>
        </w:tc>
        <w:tc>
          <w:tcPr>
            <w:gridSpan w:val="2"/>
            <w:tcBorders>
              <w:top w:color="000000" w:space="0" w:sz="0" w:val="nil"/>
              <w:left w:color="000000" w:space="0" w:sz="0" w:val="nil"/>
              <w:bottom w:color="e0e0e0" w:space="0" w:sz="5" w:val="single"/>
              <w:right w:color="e0e0e0" w:space="0" w:sz="5" w:val="single"/>
            </w:tcBorders>
            <w:shd w:fill="ffffff" w:val="clear"/>
            <w:tcMar>
              <w:top w:w="200.0" w:type="dxa"/>
              <w:left w:w="160.0" w:type="dxa"/>
              <w:bottom w:w="0.0" w:type="dxa"/>
              <w:right w:w="160.0" w:type="dxa"/>
            </w:tcMar>
            <w:vAlign w:val="top"/>
          </w:tcPr>
          <w:p w:rsidR="00000000" w:rsidDel="00000000" w:rsidP="00000000" w:rsidRDefault="00000000" w:rsidRPr="00000000" w14:paraId="0000012A">
            <w:pPr>
              <w:ind w:left="-60" w:firstLine="0"/>
              <w:rPr>
                <w:color w:val="333333"/>
                <w:sz w:val="24"/>
                <w:szCs w:val="24"/>
              </w:rPr>
            </w:pPr>
            <w:r w:rsidDel="00000000" w:rsidR="00000000" w:rsidRPr="00000000">
              <w:rPr>
                <w:color w:val="333333"/>
                <w:sz w:val="24"/>
                <w:szCs w:val="24"/>
                <w:rtl w:val="0"/>
              </w:rPr>
              <w:t xml:space="preserve"> </w:t>
            </w:r>
          </w:p>
        </w:tc>
        <w:tc>
          <w:tcPr>
            <w:gridSpan w:val="2"/>
            <w:tcBorders>
              <w:top w:color="000000" w:space="0" w:sz="0" w:val="nil"/>
              <w:left w:color="000000" w:space="0" w:sz="0" w:val="nil"/>
              <w:bottom w:color="e0e0e0" w:space="0" w:sz="5" w:val="single"/>
              <w:right w:color="e0e0e0" w:space="0" w:sz="5" w:val="single"/>
            </w:tcBorders>
            <w:shd w:fill="ffffff" w:val="clear"/>
            <w:tcMar>
              <w:top w:w="200.0" w:type="dxa"/>
              <w:left w:w="160.0" w:type="dxa"/>
              <w:bottom w:w="0.0" w:type="dxa"/>
              <w:right w:w="160.0" w:type="dxa"/>
            </w:tcMar>
            <w:vAlign w:val="top"/>
          </w:tcPr>
          <w:p w:rsidR="00000000" w:rsidDel="00000000" w:rsidP="00000000" w:rsidRDefault="00000000" w:rsidRPr="00000000" w14:paraId="0000012C">
            <w:pPr>
              <w:ind w:left="-60" w:firstLine="0"/>
              <w:rPr>
                <w:color w:val="333333"/>
                <w:sz w:val="24"/>
                <w:szCs w:val="24"/>
              </w:rPr>
            </w:pPr>
            <w:r w:rsidDel="00000000" w:rsidR="00000000" w:rsidRPr="00000000">
              <w:rPr>
                <w:color w:val="333333"/>
                <w:sz w:val="24"/>
                <w:szCs w:val="24"/>
                <w:rtl w:val="0"/>
              </w:rPr>
              <w:t xml:space="preserve">String</w:t>
            </w:r>
          </w:p>
        </w:tc>
        <w:tc>
          <w:tcPr>
            <w:gridSpan w:val="5"/>
            <w:tcBorders>
              <w:top w:color="000000" w:space="0" w:sz="0" w:val="nil"/>
              <w:left w:color="000000" w:space="0" w:sz="0" w:val="nil"/>
              <w:bottom w:color="e0e0e0" w:space="0" w:sz="5" w:val="single"/>
              <w:right w:color="e0e0e0" w:space="0" w:sz="5" w:val="single"/>
            </w:tcBorders>
            <w:shd w:fill="ffffff" w:val="clear"/>
            <w:tcMar>
              <w:top w:w="200.0" w:type="dxa"/>
              <w:left w:w="160.0" w:type="dxa"/>
              <w:bottom w:w="0.0" w:type="dxa"/>
              <w:right w:w="160.0" w:type="dxa"/>
            </w:tcMar>
            <w:vAlign w:val="top"/>
          </w:tcPr>
          <w:p w:rsidR="00000000" w:rsidDel="00000000" w:rsidP="00000000" w:rsidRDefault="00000000" w:rsidRPr="00000000" w14:paraId="0000012E">
            <w:pPr>
              <w:ind w:left="-60" w:firstLine="0"/>
              <w:rPr>
                <w:color w:val="333333"/>
                <w:sz w:val="24"/>
                <w:szCs w:val="24"/>
              </w:rPr>
            </w:pPr>
            <w:r w:rsidDel="00000000" w:rsidR="00000000" w:rsidRPr="00000000">
              <w:rPr>
                <w:color w:val="333333"/>
                <w:sz w:val="24"/>
                <w:szCs w:val="24"/>
                <w:rtl w:val="0"/>
              </w:rPr>
              <w:t xml:space="preserve"> </w:t>
            </w:r>
          </w:p>
        </w:tc>
        <w:tc>
          <w:tcPr>
            <w:tcBorders>
              <w:top w:color="000000" w:space="0" w:sz="0" w:val="nil"/>
              <w:left w:color="000000" w:space="0" w:sz="0" w:val="nil"/>
              <w:bottom w:color="e0e0e0" w:space="0" w:sz="5" w:val="single"/>
              <w:right w:color="e0e0e0" w:space="0" w:sz="5" w:val="single"/>
            </w:tcBorders>
            <w:shd w:fill="ffffff" w:val="clear"/>
            <w:tcMar>
              <w:top w:w="200.0" w:type="dxa"/>
              <w:left w:w="160.0" w:type="dxa"/>
              <w:bottom w:w="0.0" w:type="dxa"/>
              <w:right w:w="160.0" w:type="dxa"/>
            </w:tcMar>
            <w:vAlign w:val="top"/>
          </w:tcPr>
          <w:p w:rsidR="00000000" w:rsidDel="00000000" w:rsidP="00000000" w:rsidRDefault="00000000" w:rsidRPr="00000000" w14:paraId="00000133">
            <w:pPr>
              <w:spacing w:after="200" w:lineRule="auto"/>
              <w:ind w:left="-60" w:firstLine="0"/>
              <w:rPr>
                <w:color w:val="337ab7"/>
                <w:sz w:val="24"/>
                <w:szCs w:val="24"/>
              </w:rPr>
            </w:pPr>
            <w:r w:rsidDel="00000000" w:rsidR="00000000" w:rsidRPr="00000000">
              <w:rPr>
                <w:color w:val="337ab7"/>
                <w:sz w:val="24"/>
                <w:szCs w:val="24"/>
                <w:rtl w:val="0"/>
              </w:rPr>
              <w:t xml:space="preserve">Tên hoặc Mã Phường/Xã của người nhận hàng trả.</w:t>
            </w:r>
          </w:p>
          <w:p w:rsidR="00000000" w:rsidDel="00000000" w:rsidP="00000000" w:rsidRDefault="00000000" w:rsidRPr="00000000" w14:paraId="00000134">
            <w:pPr>
              <w:spacing w:after="200" w:lineRule="auto"/>
              <w:ind w:left="-60" w:firstLine="0"/>
              <w:rPr>
                <w:color w:val="808080"/>
                <w:sz w:val="24"/>
                <w:szCs w:val="24"/>
                <w:highlight w:val="yellow"/>
              </w:rPr>
            </w:pPr>
            <w:r w:rsidDel="00000000" w:rsidR="00000000" w:rsidRPr="00000000">
              <w:rPr>
                <w:color w:val="808080"/>
                <w:sz w:val="24"/>
                <w:szCs w:val="24"/>
                <w:highlight w:val="yellow"/>
                <w:rtl w:val="0"/>
              </w:rPr>
              <w:t xml:space="preserve">is_new_from_address là FALSE hoặc không truyền thì dùng Tên hoặc Mã Phường/Xã danh sách đơn vị hành chính cũ</w:t>
            </w:r>
          </w:p>
          <w:p w:rsidR="00000000" w:rsidDel="00000000" w:rsidP="00000000" w:rsidRDefault="00000000" w:rsidRPr="00000000" w14:paraId="00000135">
            <w:pPr>
              <w:spacing w:after="200" w:lineRule="auto"/>
              <w:ind w:left="-60" w:firstLine="0"/>
              <w:rPr>
                <w:color w:val="337ab7"/>
                <w:sz w:val="24"/>
                <w:szCs w:val="24"/>
              </w:rPr>
            </w:pPr>
            <w:r w:rsidDel="00000000" w:rsidR="00000000" w:rsidRPr="00000000">
              <w:rPr>
                <w:color w:val="808080"/>
                <w:sz w:val="24"/>
                <w:szCs w:val="24"/>
                <w:highlight w:val="yellow"/>
                <w:rtl w:val="0"/>
              </w:rPr>
              <w:t xml:space="preserve">is_new_from_address là TRUE thì dùng Tên hoặc Mã Phường/Xã danh sách đơn vị hành chính mới</w:t>
            </w:r>
            <w:r w:rsidDel="00000000" w:rsidR="00000000" w:rsidRPr="00000000">
              <w:rPr>
                <w:rtl w:val="0"/>
              </w:rPr>
            </w:r>
          </w:p>
        </w:tc>
      </w:tr>
      <w:tr>
        <w:trPr>
          <w:cantSplit w:val="0"/>
          <w:trHeight w:val="495" w:hRule="atLeast"/>
          <w:tblHeader w:val="0"/>
        </w:trPr>
        <w:tc>
          <w:tcPr>
            <w:tcBorders>
              <w:top w:color="000000" w:space="0" w:sz="0" w:val="nil"/>
              <w:left w:color="e0e0e0" w:space="0" w:sz="5" w:val="single"/>
              <w:bottom w:color="e0e0e0" w:space="0" w:sz="5" w:val="single"/>
              <w:right w:color="e0e0e0" w:space="0" w:sz="5" w:val="single"/>
            </w:tcBorders>
            <w:shd w:fill="ffffff" w:val="clear"/>
            <w:tcMar>
              <w:top w:w="200.0" w:type="dxa"/>
              <w:left w:w="160.0" w:type="dxa"/>
              <w:bottom w:w="0.0" w:type="dxa"/>
              <w:right w:w="160.0" w:type="dxa"/>
            </w:tcMar>
            <w:vAlign w:val="top"/>
          </w:tcPr>
          <w:p w:rsidR="00000000" w:rsidDel="00000000" w:rsidP="00000000" w:rsidRDefault="00000000" w:rsidRPr="00000000" w14:paraId="00000136">
            <w:pPr>
              <w:ind w:left="-60" w:firstLine="0"/>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return_province_name</w:t>
            </w:r>
          </w:p>
        </w:tc>
        <w:tc>
          <w:tcPr>
            <w:gridSpan w:val="2"/>
            <w:tcBorders>
              <w:top w:color="000000" w:space="0" w:sz="0" w:val="nil"/>
              <w:left w:color="000000" w:space="0" w:sz="0" w:val="nil"/>
              <w:bottom w:color="e0e0e0" w:space="0" w:sz="5" w:val="single"/>
              <w:right w:color="e0e0e0" w:space="0" w:sz="5" w:val="single"/>
            </w:tcBorders>
            <w:shd w:fill="ffffff" w:val="clear"/>
            <w:tcMar>
              <w:top w:w="200.0" w:type="dxa"/>
              <w:left w:w="160.0" w:type="dxa"/>
              <w:bottom w:w="0.0" w:type="dxa"/>
              <w:right w:w="160.0" w:type="dxa"/>
            </w:tcMar>
            <w:vAlign w:val="top"/>
          </w:tcPr>
          <w:p w:rsidR="00000000" w:rsidDel="00000000" w:rsidP="00000000" w:rsidRDefault="00000000" w:rsidRPr="00000000" w14:paraId="00000137">
            <w:pPr>
              <w:ind w:left="-60" w:firstLine="0"/>
              <w:rPr>
                <w:color w:val="333333"/>
                <w:sz w:val="24"/>
                <w:szCs w:val="24"/>
              </w:rPr>
            </w:pPr>
            <w:r w:rsidDel="00000000" w:rsidR="00000000" w:rsidRPr="00000000">
              <w:rPr>
                <w:color w:val="333333"/>
                <w:sz w:val="24"/>
                <w:szCs w:val="24"/>
                <w:rtl w:val="0"/>
              </w:rPr>
              <w:t xml:space="preserve"> </w:t>
            </w:r>
          </w:p>
        </w:tc>
        <w:tc>
          <w:tcPr>
            <w:gridSpan w:val="2"/>
            <w:tcBorders>
              <w:top w:color="000000" w:space="0" w:sz="0" w:val="nil"/>
              <w:left w:color="000000" w:space="0" w:sz="0" w:val="nil"/>
              <w:bottom w:color="e0e0e0" w:space="0" w:sz="5" w:val="single"/>
              <w:right w:color="e0e0e0" w:space="0" w:sz="5" w:val="single"/>
            </w:tcBorders>
            <w:shd w:fill="ffffff" w:val="clear"/>
            <w:tcMar>
              <w:top w:w="200.0" w:type="dxa"/>
              <w:left w:w="160.0" w:type="dxa"/>
              <w:bottom w:w="0.0" w:type="dxa"/>
              <w:right w:w="160.0" w:type="dxa"/>
            </w:tcMar>
            <w:vAlign w:val="top"/>
          </w:tcPr>
          <w:p w:rsidR="00000000" w:rsidDel="00000000" w:rsidP="00000000" w:rsidRDefault="00000000" w:rsidRPr="00000000" w14:paraId="00000139">
            <w:pPr>
              <w:ind w:left="-60" w:firstLine="0"/>
              <w:rPr>
                <w:color w:val="333333"/>
                <w:sz w:val="24"/>
                <w:szCs w:val="24"/>
              </w:rPr>
            </w:pPr>
            <w:r w:rsidDel="00000000" w:rsidR="00000000" w:rsidRPr="00000000">
              <w:rPr>
                <w:color w:val="333333"/>
                <w:sz w:val="24"/>
                <w:szCs w:val="24"/>
                <w:rtl w:val="0"/>
              </w:rPr>
              <w:t xml:space="preserve">String</w:t>
            </w:r>
          </w:p>
        </w:tc>
        <w:tc>
          <w:tcPr>
            <w:gridSpan w:val="5"/>
            <w:tcBorders>
              <w:top w:color="000000" w:space="0" w:sz="0" w:val="nil"/>
              <w:left w:color="000000" w:space="0" w:sz="0" w:val="nil"/>
              <w:bottom w:color="e0e0e0" w:space="0" w:sz="5" w:val="single"/>
              <w:right w:color="e0e0e0" w:space="0" w:sz="5" w:val="single"/>
            </w:tcBorders>
            <w:shd w:fill="ffffff" w:val="clear"/>
            <w:tcMar>
              <w:top w:w="200.0" w:type="dxa"/>
              <w:left w:w="160.0" w:type="dxa"/>
              <w:bottom w:w="0.0" w:type="dxa"/>
              <w:right w:w="160.0" w:type="dxa"/>
            </w:tcMar>
            <w:vAlign w:val="top"/>
          </w:tcPr>
          <w:p w:rsidR="00000000" w:rsidDel="00000000" w:rsidP="00000000" w:rsidRDefault="00000000" w:rsidRPr="00000000" w14:paraId="0000013B">
            <w:pPr>
              <w:ind w:left="-60" w:firstLine="0"/>
              <w:rPr>
                <w:color w:val="333333"/>
                <w:sz w:val="24"/>
                <w:szCs w:val="24"/>
              </w:rPr>
            </w:pPr>
            <w:r w:rsidDel="00000000" w:rsidR="00000000" w:rsidRPr="00000000">
              <w:rPr>
                <w:color w:val="333333"/>
                <w:sz w:val="24"/>
                <w:szCs w:val="24"/>
                <w:rtl w:val="0"/>
              </w:rPr>
              <w:t xml:space="preserve"> </w:t>
            </w:r>
          </w:p>
        </w:tc>
        <w:tc>
          <w:tcPr>
            <w:tcBorders>
              <w:top w:color="000000" w:space="0" w:sz="0" w:val="nil"/>
              <w:left w:color="000000" w:space="0" w:sz="0" w:val="nil"/>
              <w:bottom w:color="e0e0e0" w:space="0" w:sz="5" w:val="single"/>
              <w:right w:color="e0e0e0" w:space="0" w:sz="5" w:val="single"/>
            </w:tcBorders>
            <w:shd w:fill="ffffff" w:val="clear"/>
            <w:tcMar>
              <w:top w:w="200.0" w:type="dxa"/>
              <w:left w:w="160.0" w:type="dxa"/>
              <w:bottom w:w="0.0" w:type="dxa"/>
              <w:right w:w="160.0" w:type="dxa"/>
            </w:tcMar>
            <w:vAlign w:val="top"/>
          </w:tcPr>
          <w:p w:rsidR="00000000" w:rsidDel="00000000" w:rsidP="00000000" w:rsidRDefault="00000000" w:rsidRPr="00000000" w14:paraId="00000140">
            <w:pPr>
              <w:ind w:left="-60" w:firstLine="0"/>
              <w:rPr>
                <w:color w:val="337ab7"/>
                <w:sz w:val="24"/>
                <w:szCs w:val="24"/>
              </w:rPr>
            </w:pPr>
            <w:r w:rsidDel="00000000" w:rsidR="00000000" w:rsidRPr="00000000">
              <w:rPr>
                <w:color w:val="337ab7"/>
                <w:sz w:val="24"/>
                <w:szCs w:val="24"/>
                <w:rtl w:val="0"/>
              </w:rPr>
              <w:t xml:space="preserve">Tỉnh của người nhận hàng trả.</w:t>
            </w:r>
          </w:p>
        </w:tc>
      </w:tr>
    </w:tbl>
    <w:p w:rsidR="00000000" w:rsidDel="00000000" w:rsidP="00000000" w:rsidRDefault="00000000" w:rsidRPr="00000000" w14:paraId="00000141">
      <w:pPr>
        <w:shd w:fill="ffffff" w:val="clear"/>
        <w:spacing w:after="200" w:lineRule="auto"/>
        <w:rPr>
          <w:color w:val="333333"/>
          <w:sz w:val="24"/>
          <w:szCs w:val="24"/>
          <w:highlight w:val="white"/>
        </w:rPr>
      </w:pPr>
      <w:r w:rsidDel="00000000" w:rsidR="00000000" w:rsidRPr="00000000">
        <w:rPr>
          <w:color w:val="808080"/>
          <w:sz w:val="24"/>
          <w:szCs w:val="24"/>
          <w:rtl w:val="0"/>
        </w:rPr>
        <w:t xml:space="preserve"> </w:t>
      </w:r>
      <w:r w:rsidDel="00000000" w:rsidR="00000000" w:rsidRPr="00000000">
        <w:rPr>
          <w:rtl w:val="0"/>
        </w:rPr>
      </w:r>
    </w:p>
    <w:p w:rsidR="00000000" w:rsidDel="00000000" w:rsidP="00000000" w:rsidRDefault="00000000" w:rsidRPr="00000000" w14:paraId="00000142">
      <w:pPr>
        <w:shd w:fill="ffffff" w:val="clear"/>
        <w:spacing w:after="200" w:lineRule="auto"/>
        <w:rPr>
          <w:color w:val="808080"/>
          <w:sz w:val="24"/>
          <w:szCs w:val="24"/>
        </w:rPr>
      </w:pPr>
      <w:r w:rsidDel="00000000" w:rsidR="00000000" w:rsidRPr="00000000">
        <w:rPr>
          <w:color w:val="808080"/>
          <w:sz w:val="24"/>
          <w:szCs w:val="24"/>
          <w:rtl w:val="0"/>
        </w:rPr>
        <w:t xml:space="preserve"> </w:t>
      </w:r>
    </w:p>
    <w:p w:rsidR="00000000" w:rsidDel="00000000" w:rsidP="00000000" w:rsidRDefault="00000000" w:rsidRPr="00000000" w14:paraId="00000143">
      <w:pPr>
        <w:spacing w:before="10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4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00" w:before="0" w:line="320" w:lineRule="auto"/>
        <w:rPr>
          <w:b w:val="1"/>
          <w:bCs w:val="1"/>
          <w:color w:val="333333"/>
          <w:sz w:val="24"/>
          <w:szCs w:val="24"/>
          <w:highlight w:val="white"/>
        </w:rPr>
      </w:pPr>
      <w:bookmarkStart w:colFirst="0" w:colLast="0" w:name="_519shzpqnom4" w:id="3"/>
      <w:bookmarkEnd w:id="3"/>
      <w:r w:rsidDel="00000000" w:rsidR="00000000" w:rsidRPr="00000000">
        <w:br w:type="page"/>
      </w:r>
      <w:r w:rsidDel="00000000" w:rsidR="00000000" w:rsidRPr="00000000">
        <w:rPr>
          <w:rtl w:val="0"/>
        </w:rPr>
      </w:r>
    </w:p>
    <w:p w:rsidR="00000000" w:rsidDel="00000000" w:rsidP="00000000" w:rsidRDefault="00000000" w:rsidRPr="00000000" w14:paraId="0000014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00" w:before="0" w:line="320" w:lineRule="auto"/>
        <w:rPr>
          <w:b w:val="1"/>
          <w:bCs w:val="1"/>
          <w:color w:val="333333"/>
          <w:sz w:val="24"/>
          <w:szCs w:val="24"/>
          <w:highlight w:val="white"/>
        </w:rPr>
      </w:pPr>
      <w:bookmarkStart w:colFirst="0" w:colLast="0" w:name="_58xjoxfwyn2e" w:id="4"/>
      <w:bookmarkEnd w:id="4"/>
      <w:r w:rsidDel="00000000" w:rsidR="00000000" w:rsidRPr="00000000">
        <w:rPr>
          <w:b w:val="1"/>
          <w:bCs w:val="1"/>
          <w:color w:val="333333"/>
          <w:sz w:val="24"/>
          <w:szCs w:val="24"/>
          <w:highlight w:val="white"/>
          <w:rtl w:val="0"/>
        </w:rPr>
        <w:t xml:space="preserve">Success 200</w:t>
      </w:r>
    </w:p>
    <w:p w:rsidR="00000000" w:rsidDel="00000000" w:rsidP="00000000" w:rsidRDefault="00000000" w:rsidRPr="00000000" w14:paraId="00000146">
      <w:pPr>
        <w:spacing w:before="10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47">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220" w:before="22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w:t>
      </w:r>
    </w:p>
    <w:p w:rsidR="00000000" w:rsidDel="00000000" w:rsidP="00000000" w:rsidRDefault="00000000" w:rsidRPr="00000000" w14:paraId="00000148">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220" w:before="22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"code": 200,</w:t>
      </w:r>
    </w:p>
    <w:p w:rsidR="00000000" w:rsidDel="00000000" w:rsidP="00000000" w:rsidRDefault="00000000" w:rsidRPr="00000000" w14:paraId="00000149">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220" w:before="22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"message": "Success",</w:t>
      </w:r>
    </w:p>
    <w:p w:rsidR="00000000" w:rsidDel="00000000" w:rsidP="00000000" w:rsidRDefault="00000000" w:rsidRPr="00000000" w14:paraId="0000014A">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220" w:before="22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"data": </w:t>
      </w:r>
    </w:p>
    <w:p w:rsidR="00000000" w:rsidDel="00000000" w:rsidP="00000000" w:rsidRDefault="00000000" w:rsidRPr="00000000" w14:paraId="0000014B">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220" w:before="22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w:t>
      </w:r>
    </w:p>
    <w:p w:rsidR="00000000" w:rsidDel="00000000" w:rsidP="00000000" w:rsidRDefault="00000000" w:rsidRPr="00000000" w14:paraId="0000014C">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220" w:before="22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"order_code":"FFFNL9HH",</w:t>
      </w:r>
    </w:p>
    <w:p w:rsidR="00000000" w:rsidDel="00000000" w:rsidP="00000000" w:rsidRDefault="00000000" w:rsidRPr="00000000" w14:paraId="0000014D">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220" w:before="22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"sort_code":"19-60-06",</w:t>
      </w:r>
    </w:p>
    <w:p w:rsidR="00000000" w:rsidDel="00000000" w:rsidP="00000000" w:rsidRDefault="00000000" w:rsidRPr="00000000" w14:paraId="0000014E">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220" w:before="22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"trans_type":"truck",</w:t>
      </w:r>
    </w:p>
    <w:p w:rsidR="00000000" w:rsidDel="00000000" w:rsidP="00000000" w:rsidRDefault="00000000" w:rsidRPr="00000000" w14:paraId="0000014F">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220" w:before="22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"ward_encode":"",</w:t>
      </w:r>
    </w:p>
    <w:p w:rsidR="00000000" w:rsidDel="00000000" w:rsidP="00000000" w:rsidRDefault="00000000" w:rsidRPr="00000000" w14:paraId="00000150">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220" w:before="22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"district_encode":"", </w:t>
      </w:r>
    </w:p>
    <w:p w:rsidR="00000000" w:rsidDel="00000000" w:rsidP="00000000" w:rsidRDefault="00000000" w:rsidRPr="00000000" w14:paraId="00000151">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220" w:before="22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"fee":</w:t>
        <w:br w:type="textWrapping"/>
        <w:t xml:space="preserve">        { </w:t>
      </w:r>
    </w:p>
    <w:p w:rsidR="00000000" w:rsidDel="00000000" w:rsidP="00000000" w:rsidRDefault="00000000" w:rsidRPr="00000000" w14:paraId="00000152">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220" w:before="22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"main_service":22000,   </w:t>
      </w:r>
    </w:p>
    <w:p w:rsidR="00000000" w:rsidDel="00000000" w:rsidP="00000000" w:rsidRDefault="00000000" w:rsidRPr="00000000" w14:paraId="00000153">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220" w:before="22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"insurance":11000, </w:t>
      </w:r>
    </w:p>
    <w:p w:rsidR="00000000" w:rsidDel="00000000" w:rsidP="00000000" w:rsidRDefault="00000000" w:rsidRPr="00000000" w14:paraId="00000154">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220" w:before="22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"station_do":0,</w:t>
      </w:r>
    </w:p>
    <w:p w:rsidR="00000000" w:rsidDel="00000000" w:rsidP="00000000" w:rsidRDefault="00000000" w:rsidRPr="00000000" w14:paraId="00000155">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220" w:before="22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"station_pu":0, </w:t>
      </w:r>
    </w:p>
    <w:p w:rsidR="00000000" w:rsidDel="00000000" w:rsidP="00000000" w:rsidRDefault="00000000" w:rsidRPr="00000000" w14:paraId="00000156">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220" w:before="22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"return":0, </w:t>
      </w:r>
    </w:p>
    <w:p w:rsidR="00000000" w:rsidDel="00000000" w:rsidP="00000000" w:rsidRDefault="00000000" w:rsidRPr="00000000" w14:paraId="00000157">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220" w:before="22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"r2s":0,</w:t>
      </w:r>
    </w:p>
    <w:p w:rsidR="00000000" w:rsidDel="00000000" w:rsidP="00000000" w:rsidRDefault="00000000" w:rsidRPr="00000000" w14:paraId="00000158">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220" w:before="22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"coupon":0,</w:t>
      </w:r>
    </w:p>
    <w:p w:rsidR="00000000" w:rsidDel="00000000" w:rsidP="00000000" w:rsidRDefault="00000000" w:rsidRPr="00000000" w14:paraId="00000159">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220" w:before="22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"cod_failed_fee":0,</w:t>
      </w:r>
    </w:p>
    <w:p w:rsidR="00000000" w:rsidDel="00000000" w:rsidP="00000000" w:rsidRDefault="00000000" w:rsidRPr="00000000" w14:paraId="0000015A">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220" w:before="22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w:t>
      </w:r>
    </w:p>
    <w:p w:rsidR="00000000" w:rsidDel="00000000" w:rsidP="00000000" w:rsidRDefault="00000000" w:rsidRPr="00000000" w14:paraId="0000015B">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220" w:before="22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"total_fee":"33000"</w:t>
      </w:r>
    </w:p>
    <w:p w:rsidR="00000000" w:rsidDel="00000000" w:rsidP="00000000" w:rsidRDefault="00000000" w:rsidRPr="00000000" w14:paraId="0000015C">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220" w:before="22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"expected_delivery_time":"2020-06-03T16:00:00Z" </w:t>
      </w:r>
    </w:p>
    <w:p w:rsidR="00000000" w:rsidDel="00000000" w:rsidP="00000000" w:rsidRDefault="00000000" w:rsidRPr="00000000" w14:paraId="0000015D">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220" w:before="22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w:t>
      </w:r>
    </w:p>
    <w:p w:rsidR="00000000" w:rsidDel="00000000" w:rsidP="00000000" w:rsidRDefault="00000000" w:rsidRPr="00000000" w14:paraId="0000015E">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220" w:before="22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"message_display":"Tạo đơn hàng thành công. Mã đơn hàng: FFFNL9HH"</w:t>
        <w:br w:type="textWrapping"/>
        <w:t xml:space="preserve">}</w:t>
      </w:r>
    </w:p>
    <w:p w:rsidR="00000000" w:rsidDel="00000000" w:rsidP="00000000" w:rsidRDefault="00000000" w:rsidRPr="00000000" w14:paraId="0000015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00" w:before="0" w:line="320" w:lineRule="auto"/>
        <w:rPr>
          <w:b w:val="1"/>
          <w:bCs w:val="1"/>
          <w:color w:val="333333"/>
          <w:sz w:val="24"/>
          <w:szCs w:val="24"/>
        </w:rPr>
      </w:pPr>
      <w:bookmarkStart w:colFirst="0" w:colLast="0" w:name="_2ckq2co109py" w:id="5"/>
      <w:bookmarkEnd w:id="5"/>
      <w:r w:rsidDel="00000000" w:rsidR="00000000" w:rsidRPr="00000000">
        <w:rPr>
          <w:b w:val="1"/>
          <w:bCs w:val="1"/>
          <w:color w:val="333333"/>
          <w:sz w:val="24"/>
          <w:szCs w:val="24"/>
          <w:rtl w:val="0"/>
        </w:rPr>
        <w:t xml:space="preserve">Cấu trúc Response</w:t>
      </w:r>
    </w:p>
    <w:tbl>
      <w:tblPr>
        <w:tblStyle w:val="Table2"/>
        <w:tblW w:w="12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73.589945011782"/>
        <w:gridCol w:w="7686.410054988217"/>
        <w:tblGridChange w:id="0">
          <w:tblGrid>
            <w:gridCol w:w="5273.589945011782"/>
            <w:gridCol w:w="7686.410054988217"/>
          </w:tblGrid>
        </w:tblGridChange>
      </w:tblGrid>
      <w:tr>
        <w:trPr>
          <w:cantSplit w:val="0"/>
          <w:trHeight w:val="435" w:hRule="atLeast"/>
          <w:tblHeader w:val="0"/>
        </w:trPr>
        <w:tc>
          <w:tcPr>
            <w:tcBorders>
              <w:top w:color="e0e0e0" w:space="0" w:sz="5" w:val="single"/>
              <w:left w:color="e0e0e0" w:space="0" w:sz="5" w:val="single"/>
              <w:bottom w:color="e0e0e0" w:space="0" w:sz="5" w:val="single"/>
              <w:right w:color="e0e0e0" w:space="0" w:sz="5" w:val="single"/>
            </w:tcBorders>
            <w:shd w:fill="f5f5f5" w:val="clear"/>
            <w:tcMar>
              <w:top w:w="80.0" w:type="dxa"/>
              <w:left w:w="160.0" w:type="dxa"/>
              <w:bottom w:w="80.0" w:type="dxa"/>
              <w:right w:w="160.0" w:type="dxa"/>
            </w:tcMar>
            <w:vAlign w:val="top"/>
          </w:tcPr>
          <w:p w:rsidR="00000000" w:rsidDel="00000000" w:rsidP="00000000" w:rsidRDefault="00000000" w:rsidRPr="00000000" w14:paraId="00000160">
            <w:pPr>
              <w:ind w:left="-60" w:firstLine="0"/>
              <w:rPr>
                <w:b w:val="1"/>
                <w:bCs w:val="1"/>
                <w:color w:val="333333"/>
                <w:sz w:val="24"/>
                <w:szCs w:val="24"/>
              </w:rPr>
            </w:pPr>
            <w:r w:rsidDel="00000000" w:rsidR="00000000" w:rsidRPr="00000000">
              <w:rPr>
                <w:b w:val="1"/>
                <w:bCs w:val="1"/>
                <w:color w:val="333333"/>
                <w:sz w:val="24"/>
                <w:szCs w:val="24"/>
                <w:rtl w:val="0"/>
              </w:rPr>
              <w:t xml:space="preserve">Trường dữ liệu</w:t>
            </w:r>
          </w:p>
        </w:tc>
        <w:tc>
          <w:tcPr>
            <w:tcBorders>
              <w:top w:color="e0e0e0" w:space="0" w:sz="5" w:val="single"/>
              <w:left w:color="000000" w:space="0" w:sz="0" w:val="nil"/>
              <w:bottom w:color="e0e0e0" w:space="0" w:sz="5" w:val="single"/>
              <w:right w:color="e0e0e0" w:space="0" w:sz="5" w:val="single"/>
            </w:tcBorders>
            <w:shd w:fill="f5f5f5" w:val="clear"/>
            <w:tcMar>
              <w:top w:w="80.0" w:type="dxa"/>
              <w:left w:w="160.0" w:type="dxa"/>
              <w:bottom w:w="80.0" w:type="dxa"/>
              <w:right w:w="160.0" w:type="dxa"/>
            </w:tcMar>
            <w:vAlign w:val="top"/>
          </w:tcPr>
          <w:p w:rsidR="00000000" w:rsidDel="00000000" w:rsidP="00000000" w:rsidRDefault="00000000" w:rsidRPr="00000000" w14:paraId="00000161">
            <w:pPr>
              <w:ind w:left="-60" w:firstLine="0"/>
              <w:rPr>
                <w:b w:val="1"/>
                <w:bCs w:val="1"/>
                <w:color w:val="333333"/>
                <w:sz w:val="24"/>
                <w:szCs w:val="24"/>
              </w:rPr>
            </w:pPr>
            <w:r w:rsidDel="00000000" w:rsidR="00000000" w:rsidRPr="00000000">
              <w:rPr>
                <w:b w:val="1"/>
                <w:bCs w:val="1"/>
                <w:color w:val="333333"/>
                <w:sz w:val="24"/>
                <w:szCs w:val="24"/>
                <w:rtl w:val="0"/>
              </w:rPr>
              <w:t xml:space="preserve">Mô tả</w:t>
            </w:r>
          </w:p>
        </w:tc>
      </w:tr>
      <w:tr>
        <w:trPr>
          <w:cantSplit w:val="0"/>
          <w:trHeight w:val="675" w:hRule="atLeast"/>
          <w:tblHeader w:val="0"/>
        </w:trPr>
        <w:tc>
          <w:tcPr>
            <w:tcBorders>
              <w:top w:color="000000" w:space="0" w:sz="0" w:val="nil"/>
              <w:left w:color="e0e0e0" w:space="0" w:sz="5" w:val="single"/>
              <w:bottom w:color="e0e0e0" w:space="0" w:sz="5" w:val="single"/>
              <w:right w:color="e0e0e0" w:space="0" w:sz="5" w:val="single"/>
            </w:tcBorders>
            <w:shd w:fill="ffffff" w:val="clear"/>
            <w:tcMar>
              <w:top w:w="200.0" w:type="dxa"/>
              <w:left w:w="160.0" w:type="dxa"/>
              <w:bottom w:w="0.0" w:type="dxa"/>
              <w:right w:w="160.0" w:type="dxa"/>
            </w:tcMar>
            <w:vAlign w:val="top"/>
          </w:tcPr>
          <w:p w:rsidR="00000000" w:rsidDel="00000000" w:rsidP="00000000" w:rsidRDefault="00000000" w:rsidRPr="00000000" w14:paraId="00000162">
            <w:pPr>
              <w:ind w:left="-60" w:firstLine="0"/>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expected_delivery_time</w:t>
            </w:r>
          </w:p>
        </w:tc>
        <w:tc>
          <w:tcPr>
            <w:tcBorders>
              <w:top w:color="000000" w:space="0" w:sz="0" w:val="nil"/>
              <w:left w:color="000000" w:space="0" w:sz="0" w:val="nil"/>
              <w:bottom w:color="e0e0e0" w:space="0" w:sz="5" w:val="single"/>
              <w:right w:color="e0e0e0" w:space="0" w:sz="5" w:val="single"/>
            </w:tcBorders>
            <w:shd w:fill="ffffff" w:val="clear"/>
            <w:tcMar>
              <w:top w:w="200.0" w:type="dxa"/>
              <w:left w:w="160.0" w:type="dxa"/>
              <w:bottom w:w="0.0" w:type="dxa"/>
              <w:right w:w="160.0" w:type="dxa"/>
            </w:tcMar>
            <w:vAlign w:val="top"/>
          </w:tcPr>
          <w:p w:rsidR="00000000" w:rsidDel="00000000" w:rsidP="00000000" w:rsidRDefault="00000000" w:rsidRPr="00000000" w14:paraId="00000163">
            <w:pPr>
              <w:spacing w:after="200" w:lineRule="auto"/>
              <w:ind w:left="-60" w:firstLine="0"/>
              <w:rPr>
                <w:color w:val="808080"/>
                <w:sz w:val="24"/>
                <w:szCs w:val="24"/>
              </w:rPr>
            </w:pPr>
            <w:r w:rsidDel="00000000" w:rsidR="00000000" w:rsidRPr="00000000">
              <w:rPr>
                <w:color w:val="808080"/>
                <w:sz w:val="24"/>
                <w:szCs w:val="24"/>
                <w:rtl w:val="0"/>
              </w:rPr>
              <w:t xml:space="preserve">Thời gian giao dự kiến.</w:t>
            </w:r>
          </w:p>
        </w:tc>
      </w:tr>
      <w:tr>
        <w:trPr>
          <w:cantSplit w:val="0"/>
          <w:trHeight w:val="675" w:hRule="atLeast"/>
          <w:tblHeader w:val="0"/>
        </w:trPr>
        <w:tc>
          <w:tcPr>
            <w:tcBorders>
              <w:top w:color="000000" w:space="0" w:sz="0" w:val="nil"/>
              <w:left w:color="e0e0e0" w:space="0" w:sz="5" w:val="single"/>
              <w:bottom w:color="e0e0e0" w:space="0" w:sz="5" w:val="single"/>
              <w:right w:color="e0e0e0" w:space="0" w:sz="5" w:val="single"/>
            </w:tcBorders>
            <w:shd w:fill="ffffff" w:val="clear"/>
            <w:tcMar>
              <w:top w:w="200.0" w:type="dxa"/>
              <w:left w:w="160.0" w:type="dxa"/>
              <w:bottom w:w="0.0" w:type="dxa"/>
              <w:right w:w="160.0" w:type="dxa"/>
            </w:tcMar>
            <w:vAlign w:val="top"/>
          </w:tcPr>
          <w:p w:rsidR="00000000" w:rsidDel="00000000" w:rsidP="00000000" w:rsidRDefault="00000000" w:rsidRPr="00000000" w14:paraId="00000164">
            <w:pPr>
              <w:ind w:left="-60" w:firstLine="0"/>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fee</w:t>
            </w:r>
          </w:p>
        </w:tc>
        <w:tc>
          <w:tcPr>
            <w:tcBorders>
              <w:top w:color="000000" w:space="0" w:sz="0" w:val="nil"/>
              <w:left w:color="000000" w:space="0" w:sz="0" w:val="nil"/>
              <w:bottom w:color="e0e0e0" w:space="0" w:sz="5" w:val="single"/>
              <w:right w:color="e0e0e0" w:space="0" w:sz="5" w:val="single"/>
            </w:tcBorders>
            <w:shd w:fill="ffffff" w:val="clear"/>
            <w:tcMar>
              <w:top w:w="200.0" w:type="dxa"/>
              <w:left w:w="160.0" w:type="dxa"/>
              <w:bottom w:w="0.0" w:type="dxa"/>
              <w:right w:w="160.0" w:type="dxa"/>
            </w:tcMar>
            <w:vAlign w:val="top"/>
          </w:tcPr>
          <w:p w:rsidR="00000000" w:rsidDel="00000000" w:rsidP="00000000" w:rsidRDefault="00000000" w:rsidRPr="00000000" w14:paraId="00000165">
            <w:pPr>
              <w:spacing w:after="200" w:lineRule="auto"/>
              <w:ind w:left="-60" w:firstLine="0"/>
              <w:rPr>
                <w:color w:val="808080"/>
                <w:sz w:val="24"/>
                <w:szCs w:val="24"/>
              </w:rPr>
            </w:pPr>
            <w:r w:rsidDel="00000000" w:rsidR="00000000" w:rsidRPr="00000000">
              <w:rPr>
                <w:color w:val="808080"/>
                <w:sz w:val="24"/>
                <w:szCs w:val="24"/>
                <w:rtl w:val="0"/>
              </w:rPr>
              <w:t xml:space="preserve">Phí.</w:t>
            </w:r>
          </w:p>
        </w:tc>
      </w:tr>
      <w:tr>
        <w:trPr>
          <w:cantSplit w:val="0"/>
          <w:trHeight w:val="675" w:hRule="atLeast"/>
          <w:tblHeader w:val="0"/>
        </w:trPr>
        <w:tc>
          <w:tcPr>
            <w:tcBorders>
              <w:top w:color="000000" w:space="0" w:sz="0" w:val="nil"/>
              <w:left w:color="e0e0e0" w:space="0" w:sz="5" w:val="single"/>
              <w:bottom w:color="e0e0e0" w:space="0" w:sz="5" w:val="single"/>
              <w:right w:color="e0e0e0" w:space="0" w:sz="5" w:val="single"/>
            </w:tcBorders>
            <w:shd w:fill="ffffff" w:val="clear"/>
            <w:tcMar>
              <w:top w:w="200.0" w:type="dxa"/>
              <w:left w:w="160.0" w:type="dxa"/>
              <w:bottom w:w="0.0" w:type="dxa"/>
              <w:right w:w="160.0" w:type="dxa"/>
            </w:tcMar>
            <w:vAlign w:val="top"/>
          </w:tcPr>
          <w:p w:rsidR="00000000" w:rsidDel="00000000" w:rsidP="00000000" w:rsidRDefault="00000000" w:rsidRPr="00000000" w14:paraId="00000166">
            <w:pPr>
              <w:ind w:left="-60" w:firstLine="0"/>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coupon</w:t>
            </w:r>
          </w:p>
        </w:tc>
        <w:tc>
          <w:tcPr>
            <w:tcBorders>
              <w:top w:color="000000" w:space="0" w:sz="0" w:val="nil"/>
              <w:left w:color="000000" w:space="0" w:sz="0" w:val="nil"/>
              <w:bottom w:color="e0e0e0" w:space="0" w:sz="5" w:val="single"/>
              <w:right w:color="e0e0e0" w:space="0" w:sz="5" w:val="single"/>
            </w:tcBorders>
            <w:shd w:fill="ffffff" w:val="clear"/>
            <w:tcMar>
              <w:top w:w="200.0" w:type="dxa"/>
              <w:left w:w="160.0" w:type="dxa"/>
              <w:bottom w:w="0.0" w:type="dxa"/>
              <w:right w:w="160.0" w:type="dxa"/>
            </w:tcMar>
            <w:vAlign w:val="top"/>
          </w:tcPr>
          <w:p w:rsidR="00000000" w:rsidDel="00000000" w:rsidP="00000000" w:rsidRDefault="00000000" w:rsidRPr="00000000" w14:paraId="00000167">
            <w:pPr>
              <w:spacing w:after="200" w:lineRule="auto"/>
              <w:ind w:left="-60" w:firstLine="0"/>
              <w:rPr>
                <w:color w:val="808080"/>
                <w:sz w:val="24"/>
                <w:szCs w:val="24"/>
              </w:rPr>
            </w:pPr>
            <w:r w:rsidDel="00000000" w:rsidR="00000000" w:rsidRPr="00000000">
              <w:rPr>
                <w:color w:val="808080"/>
                <w:sz w:val="24"/>
                <w:szCs w:val="24"/>
                <w:rtl w:val="0"/>
              </w:rPr>
              <w:t xml:space="preserve">Giá trị khuyến mãi.</w:t>
            </w:r>
          </w:p>
        </w:tc>
      </w:tr>
      <w:tr>
        <w:trPr>
          <w:cantSplit w:val="0"/>
          <w:trHeight w:val="675" w:hRule="atLeast"/>
          <w:tblHeader w:val="0"/>
        </w:trPr>
        <w:tc>
          <w:tcPr>
            <w:tcBorders>
              <w:top w:color="000000" w:space="0" w:sz="0" w:val="nil"/>
              <w:left w:color="e0e0e0" w:space="0" w:sz="5" w:val="single"/>
              <w:bottom w:color="e0e0e0" w:space="0" w:sz="5" w:val="single"/>
              <w:right w:color="e0e0e0" w:space="0" w:sz="5" w:val="single"/>
            </w:tcBorders>
            <w:shd w:fill="ffffff" w:val="clear"/>
            <w:tcMar>
              <w:top w:w="200.0" w:type="dxa"/>
              <w:left w:w="160.0" w:type="dxa"/>
              <w:bottom w:w="0.0" w:type="dxa"/>
              <w:right w:w="160.0" w:type="dxa"/>
            </w:tcMar>
            <w:vAlign w:val="top"/>
          </w:tcPr>
          <w:p w:rsidR="00000000" w:rsidDel="00000000" w:rsidP="00000000" w:rsidRDefault="00000000" w:rsidRPr="00000000" w14:paraId="00000168">
            <w:pPr>
              <w:ind w:left="-60" w:firstLine="0"/>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insurance</w:t>
            </w:r>
          </w:p>
        </w:tc>
        <w:tc>
          <w:tcPr>
            <w:tcBorders>
              <w:top w:color="000000" w:space="0" w:sz="0" w:val="nil"/>
              <w:left w:color="000000" w:space="0" w:sz="0" w:val="nil"/>
              <w:bottom w:color="e0e0e0" w:space="0" w:sz="5" w:val="single"/>
              <w:right w:color="e0e0e0" w:space="0" w:sz="5" w:val="single"/>
            </w:tcBorders>
            <w:shd w:fill="ffffff" w:val="clear"/>
            <w:tcMar>
              <w:top w:w="200.0" w:type="dxa"/>
              <w:left w:w="160.0" w:type="dxa"/>
              <w:bottom w:w="0.0" w:type="dxa"/>
              <w:right w:w="160.0" w:type="dxa"/>
            </w:tcMar>
            <w:vAlign w:val="top"/>
          </w:tcPr>
          <w:p w:rsidR="00000000" w:rsidDel="00000000" w:rsidP="00000000" w:rsidRDefault="00000000" w:rsidRPr="00000000" w14:paraId="00000169">
            <w:pPr>
              <w:spacing w:after="200" w:lineRule="auto"/>
              <w:ind w:left="-60" w:firstLine="0"/>
              <w:rPr>
                <w:color w:val="808080"/>
                <w:sz w:val="24"/>
                <w:szCs w:val="24"/>
              </w:rPr>
            </w:pPr>
            <w:r w:rsidDel="00000000" w:rsidR="00000000" w:rsidRPr="00000000">
              <w:rPr>
                <w:color w:val="808080"/>
                <w:sz w:val="24"/>
                <w:szCs w:val="24"/>
                <w:rtl w:val="0"/>
              </w:rPr>
              <w:t xml:space="preserve">Phí khai giá hàng hóa.</w:t>
            </w:r>
          </w:p>
        </w:tc>
      </w:tr>
      <w:tr>
        <w:trPr>
          <w:cantSplit w:val="0"/>
          <w:trHeight w:val="675" w:hRule="atLeast"/>
          <w:tblHeader w:val="0"/>
        </w:trPr>
        <w:tc>
          <w:tcPr>
            <w:tcBorders>
              <w:top w:color="000000" w:space="0" w:sz="0" w:val="nil"/>
              <w:left w:color="e0e0e0" w:space="0" w:sz="5" w:val="single"/>
              <w:bottom w:color="e0e0e0" w:space="0" w:sz="5" w:val="single"/>
              <w:right w:color="e0e0e0" w:space="0" w:sz="5" w:val="single"/>
            </w:tcBorders>
            <w:shd w:fill="ffffff" w:val="clear"/>
            <w:tcMar>
              <w:top w:w="200.0" w:type="dxa"/>
              <w:left w:w="160.0" w:type="dxa"/>
              <w:bottom w:w="0.0" w:type="dxa"/>
              <w:right w:w="160.0" w:type="dxa"/>
            </w:tcMar>
            <w:vAlign w:val="top"/>
          </w:tcPr>
          <w:p w:rsidR="00000000" w:rsidDel="00000000" w:rsidP="00000000" w:rsidRDefault="00000000" w:rsidRPr="00000000" w14:paraId="0000016A">
            <w:pPr>
              <w:ind w:left="-60" w:firstLine="0"/>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main_service</w:t>
            </w:r>
          </w:p>
        </w:tc>
        <w:tc>
          <w:tcPr>
            <w:tcBorders>
              <w:top w:color="000000" w:space="0" w:sz="0" w:val="nil"/>
              <w:left w:color="000000" w:space="0" w:sz="0" w:val="nil"/>
              <w:bottom w:color="e0e0e0" w:space="0" w:sz="5" w:val="single"/>
              <w:right w:color="e0e0e0" w:space="0" w:sz="5" w:val="single"/>
            </w:tcBorders>
            <w:shd w:fill="ffffff" w:val="clear"/>
            <w:tcMar>
              <w:top w:w="200.0" w:type="dxa"/>
              <w:left w:w="160.0" w:type="dxa"/>
              <w:bottom w:w="0.0" w:type="dxa"/>
              <w:right w:w="160.0" w:type="dxa"/>
            </w:tcMar>
            <w:vAlign w:val="top"/>
          </w:tcPr>
          <w:p w:rsidR="00000000" w:rsidDel="00000000" w:rsidP="00000000" w:rsidRDefault="00000000" w:rsidRPr="00000000" w14:paraId="0000016B">
            <w:pPr>
              <w:spacing w:after="200" w:lineRule="auto"/>
              <w:ind w:left="-60" w:firstLine="0"/>
              <w:rPr>
                <w:color w:val="808080"/>
                <w:sz w:val="24"/>
                <w:szCs w:val="24"/>
              </w:rPr>
            </w:pPr>
            <w:r w:rsidDel="00000000" w:rsidR="00000000" w:rsidRPr="00000000">
              <w:rPr>
                <w:color w:val="808080"/>
                <w:sz w:val="24"/>
                <w:szCs w:val="24"/>
                <w:rtl w:val="0"/>
              </w:rPr>
              <w:t xml:space="preserve">Phí vận chuyển.</w:t>
            </w:r>
          </w:p>
        </w:tc>
      </w:tr>
      <w:tr>
        <w:trPr>
          <w:cantSplit w:val="0"/>
          <w:trHeight w:val="675" w:hRule="atLeast"/>
          <w:tblHeader w:val="0"/>
        </w:trPr>
        <w:tc>
          <w:tcPr>
            <w:tcBorders>
              <w:top w:color="000000" w:space="0" w:sz="0" w:val="nil"/>
              <w:left w:color="e0e0e0" w:space="0" w:sz="5" w:val="single"/>
              <w:bottom w:color="e0e0e0" w:space="0" w:sz="5" w:val="single"/>
              <w:right w:color="e0e0e0" w:space="0" w:sz="5" w:val="single"/>
            </w:tcBorders>
            <w:shd w:fill="ffffff" w:val="clear"/>
            <w:tcMar>
              <w:top w:w="200.0" w:type="dxa"/>
              <w:left w:w="160.0" w:type="dxa"/>
              <w:bottom w:w="0.0" w:type="dxa"/>
              <w:right w:w="160.0" w:type="dxa"/>
            </w:tcMar>
            <w:vAlign w:val="top"/>
          </w:tcPr>
          <w:p w:rsidR="00000000" w:rsidDel="00000000" w:rsidP="00000000" w:rsidRDefault="00000000" w:rsidRPr="00000000" w14:paraId="0000016C">
            <w:pPr>
              <w:ind w:left="-60" w:firstLine="0"/>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r2s</w:t>
            </w:r>
          </w:p>
        </w:tc>
        <w:tc>
          <w:tcPr>
            <w:tcBorders>
              <w:top w:color="000000" w:space="0" w:sz="0" w:val="nil"/>
              <w:left w:color="000000" w:space="0" w:sz="0" w:val="nil"/>
              <w:bottom w:color="e0e0e0" w:space="0" w:sz="5" w:val="single"/>
              <w:right w:color="e0e0e0" w:space="0" w:sz="5" w:val="single"/>
            </w:tcBorders>
            <w:shd w:fill="ffffff" w:val="clear"/>
            <w:tcMar>
              <w:top w:w="200.0" w:type="dxa"/>
              <w:left w:w="160.0" w:type="dxa"/>
              <w:bottom w:w="0.0" w:type="dxa"/>
              <w:right w:w="160.0" w:type="dxa"/>
            </w:tcMar>
            <w:vAlign w:val="top"/>
          </w:tcPr>
          <w:p w:rsidR="00000000" w:rsidDel="00000000" w:rsidP="00000000" w:rsidRDefault="00000000" w:rsidRPr="00000000" w14:paraId="0000016D">
            <w:pPr>
              <w:spacing w:after="200" w:lineRule="auto"/>
              <w:ind w:left="-60" w:firstLine="0"/>
              <w:rPr>
                <w:color w:val="808080"/>
                <w:sz w:val="24"/>
                <w:szCs w:val="24"/>
              </w:rPr>
            </w:pPr>
            <w:r w:rsidDel="00000000" w:rsidR="00000000" w:rsidRPr="00000000">
              <w:rPr>
                <w:color w:val="808080"/>
                <w:sz w:val="24"/>
                <w:szCs w:val="24"/>
                <w:rtl w:val="0"/>
              </w:rPr>
              <w:t xml:space="preserve">Phí giao lại hàng.</w:t>
            </w:r>
          </w:p>
        </w:tc>
      </w:tr>
      <w:tr>
        <w:trPr>
          <w:cantSplit w:val="0"/>
          <w:trHeight w:val="675" w:hRule="atLeast"/>
          <w:tblHeader w:val="0"/>
        </w:trPr>
        <w:tc>
          <w:tcPr>
            <w:tcBorders>
              <w:top w:color="000000" w:space="0" w:sz="0" w:val="nil"/>
              <w:left w:color="e0e0e0" w:space="0" w:sz="5" w:val="single"/>
              <w:bottom w:color="e0e0e0" w:space="0" w:sz="5" w:val="single"/>
              <w:right w:color="e0e0e0" w:space="0" w:sz="5" w:val="single"/>
            </w:tcBorders>
            <w:shd w:fill="ffffff" w:val="clear"/>
            <w:tcMar>
              <w:top w:w="200.0" w:type="dxa"/>
              <w:left w:w="160.0" w:type="dxa"/>
              <w:bottom w:w="0.0" w:type="dxa"/>
              <w:right w:w="160.0" w:type="dxa"/>
            </w:tcMar>
            <w:vAlign w:val="top"/>
          </w:tcPr>
          <w:p w:rsidR="00000000" w:rsidDel="00000000" w:rsidP="00000000" w:rsidRDefault="00000000" w:rsidRPr="00000000" w14:paraId="0000016E">
            <w:pPr>
              <w:ind w:left="-60" w:firstLine="0"/>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return</w:t>
            </w:r>
          </w:p>
        </w:tc>
        <w:tc>
          <w:tcPr>
            <w:tcBorders>
              <w:top w:color="000000" w:space="0" w:sz="0" w:val="nil"/>
              <w:left w:color="000000" w:space="0" w:sz="0" w:val="nil"/>
              <w:bottom w:color="e0e0e0" w:space="0" w:sz="5" w:val="single"/>
              <w:right w:color="e0e0e0" w:space="0" w:sz="5" w:val="single"/>
            </w:tcBorders>
            <w:shd w:fill="ffffff" w:val="clear"/>
            <w:tcMar>
              <w:top w:w="200.0" w:type="dxa"/>
              <w:left w:w="160.0" w:type="dxa"/>
              <w:bottom w:w="0.0" w:type="dxa"/>
              <w:right w:w="160.0" w:type="dxa"/>
            </w:tcMar>
            <w:vAlign w:val="top"/>
          </w:tcPr>
          <w:p w:rsidR="00000000" w:rsidDel="00000000" w:rsidP="00000000" w:rsidRDefault="00000000" w:rsidRPr="00000000" w14:paraId="0000016F">
            <w:pPr>
              <w:spacing w:after="200" w:lineRule="auto"/>
              <w:ind w:left="-60" w:firstLine="0"/>
              <w:rPr>
                <w:color w:val="808080"/>
                <w:sz w:val="24"/>
                <w:szCs w:val="24"/>
              </w:rPr>
            </w:pPr>
            <w:r w:rsidDel="00000000" w:rsidR="00000000" w:rsidRPr="00000000">
              <w:rPr>
                <w:color w:val="808080"/>
                <w:sz w:val="24"/>
                <w:szCs w:val="24"/>
                <w:rtl w:val="0"/>
              </w:rPr>
              <w:t xml:space="preserve">Phí hoàn hàng.</w:t>
            </w:r>
          </w:p>
        </w:tc>
      </w:tr>
      <w:tr>
        <w:trPr>
          <w:cantSplit w:val="0"/>
          <w:trHeight w:val="675" w:hRule="atLeast"/>
          <w:tblHeader w:val="0"/>
        </w:trPr>
        <w:tc>
          <w:tcPr>
            <w:tcBorders>
              <w:top w:color="000000" w:space="0" w:sz="0" w:val="nil"/>
              <w:left w:color="e0e0e0" w:space="0" w:sz="5" w:val="single"/>
              <w:bottom w:color="e0e0e0" w:space="0" w:sz="5" w:val="single"/>
              <w:right w:color="e0e0e0" w:space="0" w:sz="5" w:val="single"/>
            </w:tcBorders>
            <w:shd w:fill="ffffff" w:val="clear"/>
            <w:tcMar>
              <w:top w:w="200.0" w:type="dxa"/>
              <w:left w:w="160.0" w:type="dxa"/>
              <w:bottom w:w="0.0" w:type="dxa"/>
              <w:right w:w="160.0" w:type="dxa"/>
            </w:tcMar>
            <w:vAlign w:val="top"/>
          </w:tcPr>
          <w:p w:rsidR="00000000" w:rsidDel="00000000" w:rsidP="00000000" w:rsidRDefault="00000000" w:rsidRPr="00000000" w14:paraId="00000170">
            <w:pPr>
              <w:ind w:left="-60" w:firstLine="0"/>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station_do</w:t>
            </w:r>
          </w:p>
        </w:tc>
        <w:tc>
          <w:tcPr>
            <w:tcBorders>
              <w:top w:color="000000" w:space="0" w:sz="0" w:val="nil"/>
              <w:left w:color="000000" w:space="0" w:sz="0" w:val="nil"/>
              <w:bottom w:color="e0e0e0" w:space="0" w:sz="5" w:val="single"/>
              <w:right w:color="e0e0e0" w:space="0" w:sz="5" w:val="single"/>
            </w:tcBorders>
            <w:shd w:fill="ffffff" w:val="clear"/>
            <w:tcMar>
              <w:top w:w="200.0" w:type="dxa"/>
              <w:left w:w="160.0" w:type="dxa"/>
              <w:bottom w:w="0.0" w:type="dxa"/>
              <w:right w:w="160.0" w:type="dxa"/>
            </w:tcMar>
            <w:vAlign w:val="top"/>
          </w:tcPr>
          <w:p w:rsidR="00000000" w:rsidDel="00000000" w:rsidP="00000000" w:rsidRDefault="00000000" w:rsidRPr="00000000" w14:paraId="00000171">
            <w:pPr>
              <w:spacing w:after="200" w:lineRule="auto"/>
              <w:ind w:left="-60" w:firstLine="0"/>
              <w:rPr>
                <w:color w:val="808080"/>
                <w:sz w:val="24"/>
                <w:szCs w:val="24"/>
              </w:rPr>
            </w:pPr>
            <w:r w:rsidDel="00000000" w:rsidR="00000000" w:rsidRPr="00000000">
              <w:rPr>
                <w:color w:val="808080"/>
                <w:sz w:val="24"/>
                <w:szCs w:val="24"/>
                <w:rtl w:val="0"/>
              </w:rPr>
              <w:t xml:space="preserve">Phí gửi hàng tại bưu cục.</w:t>
            </w:r>
          </w:p>
        </w:tc>
      </w:tr>
      <w:tr>
        <w:trPr>
          <w:cantSplit w:val="0"/>
          <w:trHeight w:val="675" w:hRule="atLeast"/>
          <w:tblHeader w:val="0"/>
        </w:trPr>
        <w:tc>
          <w:tcPr>
            <w:tcBorders>
              <w:top w:color="000000" w:space="0" w:sz="0" w:val="nil"/>
              <w:left w:color="e0e0e0" w:space="0" w:sz="5" w:val="single"/>
              <w:bottom w:color="e0e0e0" w:space="0" w:sz="5" w:val="single"/>
              <w:right w:color="e0e0e0" w:space="0" w:sz="5" w:val="single"/>
            </w:tcBorders>
            <w:shd w:fill="ffffff" w:val="clear"/>
            <w:tcMar>
              <w:top w:w="200.0" w:type="dxa"/>
              <w:left w:w="160.0" w:type="dxa"/>
              <w:bottom w:w="0.0" w:type="dxa"/>
              <w:right w:w="160.0" w:type="dxa"/>
            </w:tcMar>
            <w:vAlign w:val="top"/>
          </w:tcPr>
          <w:p w:rsidR="00000000" w:rsidDel="00000000" w:rsidP="00000000" w:rsidRDefault="00000000" w:rsidRPr="00000000" w14:paraId="00000172">
            <w:pPr>
              <w:ind w:left="-60" w:firstLine="0"/>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station_pu</w:t>
            </w:r>
          </w:p>
        </w:tc>
        <w:tc>
          <w:tcPr>
            <w:tcBorders>
              <w:top w:color="000000" w:space="0" w:sz="0" w:val="nil"/>
              <w:left w:color="000000" w:space="0" w:sz="0" w:val="nil"/>
              <w:bottom w:color="e0e0e0" w:space="0" w:sz="5" w:val="single"/>
              <w:right w:color="e0e0e0" w:space="0" w:sz="5" w:val="single"/>
            </w:tcBorders>
            <w:shd w:fill="ffffff" w:val="clear"/>
            <w:tcMar>
              <w:top w:w="200.0" w:type="dxa"/>
              <w:left w:w="160.0" w:type="dxa"/>
              <w:bottom w:w="0.0" w:type="dxa"/>
              <w:right w:w="160.0" w:type="dxa"/>
            </w:tcMar>
            <w:vAlign w:val="top"/>
          </w:tcPr>
          <w:p w:rsidR="00000000" w:rsidDel="00000000" w:rsidP="00000000" w:rsidRDefault="00000000" w:rsidRPr="00000000" w14:paraId="00000173">
            <w:pPr>
              <w:spacing w:after="200" w:lineRule="auto"/>
              <w:ind w:left="-60" w:firstLine="0"/>
              <w:rPr>
                <w:color w:val="808080"/>
                <w:sz w:val="24"/>
                <w:szCs w:val="24"/>
              </w:rPr>
            </w:pPr>
            <w:r w:rsidDel="00000000" w:rsidR="00000000" w:rsidRPr="00000000">
              <w:rPr>
                <w:color w:val="808080"/>
                <w:sz w:val="24"/>
                <w:szCs w:val="24"/>
                <w:rtl w:val="0"/>
              </w:rPr>
              <w:t xml:space="preserve">Phí lấy hàng tại bưu cục.</w:t>
            </w:r>
          </w:p>
        </w:tc>
      </w:tr>
      <w:tr>
        <w:trPr>
          <w:cantSplit w:val="0"/>
          <w:trHeight w:val="675" w:hRule="atLeast"/>
          <w:tblHeader w:val="0"/>
        </w:trPr>
        <w:tc>
          <w:tcPr>
            <w:tcBorders>
              <w:top w:color="000000" w:space="0" w:sz="0" w:val="nil"/>
              <w:left w:color="e0e0e0" w:space="0" w:sz="5" w:val="single"/>
              <w:bottom w:color="e0e0e0" w:space="0" w:sz="5" w:val="single"/>
              <w:right w:color="e0e0e0" w:space="0" w:sz="5" w:val="single"/>
            </w:tcBorders>
            <w:shd w:fill="ffffff" w:val="clear"/>
            <w:tcMar>
              <w:top w:w="200.0" w:type="dxa"/>
              <w:left w:w="160.0" w:type="dxa"/>
              <w:bottom w:w="0.0" w:type="dxa"/>
              <w:right w:w="160.0" w:type="dxa"/>
            </w:tcMar>
            <w:vAlign w:val="top"/>
          </w:tcPr>
          <w:p w:rsidR="00000000" w:rsidDel="00000000" w:rsidP="00000000" w:rsidRDefault="00000000" w:rsidRPr="00000000" w14:paraId="00000174">
            <w:pPr>
              <w:ind w:left="-60" w:firstLine="0"/>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order_code</w:t>
            </w:r>
          </w:p>
        </w:tc>
        <w:tc>
          <w:tcPr>
            <w:tcBorders>
              <w:top w:color="000000" w:space="0" w:sz="0" w:val="nil"/>
              <w:left w:color="000000" w:space="0" w:sz="0" w:val="nil"/>
              <w:bottom w:color="e0e0e0" w:space="0" w:sz="5" w:val="single"/>
              <w:right w:color="e0e0e0" w:space="0" w:sz="5" w:val="single"/>
            </w:tcBorders>
            <w:shd w:fill="ffffff" w:val="clear"/>
            <w:tcMar>
              <w:top w:w="200.0" w:type="dxa"/>
              <w:left w:w="160.0" w:type="dxa"/>
              <w:bottom w:w="0.0" w:type="dxa"/>
              <w:right w:w="160.0" w:type="dxa"/>
            </w:tcMar>
            <w:vAlign w:val="top"/>
          </w:tcPr>
          <w:p w:rsidR="00000000" w:rsidDel="00000000" w:rsidP="00000000" w:rsidRDefault="00000000" w:rsidRPr="00000000" w14:paraId="00000175">
            <w:pPr>
              <w:spacing w:after="200" w:lineRule="auto"/>
              <w:ind w:left="-60" w:firstLine="0"/>
              <w:rPr>
                <w:color w:val="808080"/>
                <w:sz w:val="24"/>
                <w:szCs w:val="24"/>
              </w:rPr>
            </w:pPr>
            <w:r w:rsidDel="00000000" w:rsidR="00000000" w:rsidRPr="00000000">
              <w:rPr>
                <w:color w:val="808080"/>
                <w:sz w:val="24"/>
                <w:szCs w:val="24"/>
                <w:rtl w:val="0"/>
              </w:rPr>
              <w:t xml:space="preserve">Mã đơn hàng.</w:t>
            </w:r>
          </w:p>
        </w:tc>
      </w:tr>
      <w:tr>
        <w:trPr>
          <w:cantSplit w:val="0"/>
          <w:trHeight w:val="675" w:hRule="atLeast"/>
          <w:tblHeader w:val="0"/>
        </w:trPr>
        <w:tc>
          <w:tcPr>
            <w:tcBorders>
              <w:top w:color="000000" w:space="0" w:sz="0" w:val="nil"/>
              <w:left w:color="e0e0e0" w:space="0" w:sz="5" w:val="single"/>
              <w:bottom w:color="e0e0e0" w:space="0" w:sz="5" w:val="single"/>
              <w:right w:color="e0e0e0" w:space="0" w:sz="5" w:val="single"/>
            </w:tcBorders>
            <w:shd w:fill="ffffff" w:val="clear"/>
            <w:tcMar>
              <w:top w:w="200.0" w:type="dxa"/>
              <w:left w:w="160.0" w:type="dxa"/>
              <w:bottom w:w="0.0" w:type="dxa"/>
              <w:right w:w="160.0" w:type="dxa"/>
            </w:tcMar>
            <w:vAlign w:val="top"/>
          </w:tcPr>
          <w:p w:rsidR="00000000" w:rsidDel="00000000" w:rsidP="00000000" w:rsidRDefault="00000000" w:rsidRPr="00000000" w14:paraId="00000176">
            <w:pPr>
              <w:ind w:left="-60" w:firstLine="0"/>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sort_code</w:t>
            </w:r>
          </w:p>
        </w:tc>
        <w:tc>
          <w:tcPr>
            <w:tcBorders>
              <w:top w:color="000000" w:space="0" w:sz="0" w:val="nil"/>
              <w:left w:color="000000" w:space="0" w:sz="0" w:val="nil"/>
              <w:bottom w:color="e0e0e0" w:space="0" w:sz="5" w:val="single"/>
              <w:right w:color="e0e0e0" w:space="0" w:sz="5" w:val="single"/>
            </w:tcBorders>
            <w:shd w:fill="ffffff" w:val="clear"/>
            <w:tcMar>
              <w:top w:w="200.0" w:type="dxa"/>
              <w:left w:w="160.0" w:type="dxa"/>
              <w:bottom w:w="0.0" w:type="dxa"/>
              <w:right w:w="160.0" w:type="dxa"/>
            </w:tcMar>
            <w:vAlign w:val="top"/>
          </w:tcPr>
          <w:p w:rsidR="00000000" w:rsidDel="00000000" w:rsidP="00000000" w:rsidRDefault="00000000" w:rsidRPr="00000000" w14:paraId="00000177">
            <w:pPr>
              <w:spacing w:after="200" w:lineRule="auto"/>
              <w:ind w:left="-60" w:firstLine="0"/>
              <w:rPr>
                <w:color w:val="808080"/>
                <w:sz w:val="24"/>
                <w:szCs w:val="24"/>
              </w:rPr>
            </w:pPr>
            <w:r w:rsidDel="00000000" w:rsidR="00000000" w:rsidRPr="00000000">
              <w:rPr>
                <w:color w:val="808080"/>
                <w:sz w:val="24"/>
                <w:szCs w:val="24"/>
                <w:rtl w:val="0"/>
              </w:rPr>
              <w:t xml:space="preserve">Mã phân loại.</w:t>
            </w:r>
          </w:p>
        </w:tc>
      </w:tr>
      <w:tr>
        <w:trPr>
          <w:cantSplit w:val="0"/>
          <w:trHeight w:val="675" w:hRule="atLeast"/>
          <w:tblHeader w:val="0"/>
        </w:trPr>
        <w:tc>
          <w:tcPr>
            <w:tcBorders>
              <w:top w:color="000000" w:space="0" w:sz="0" w:val="nil"/>
              <w:left w:color="e0e0e0" w:space="0" w:sz="5" w:val="single"/>
              <w:bottom w:color="e0e0e0" w:space="0" w:sz="5" w:val="single"/>
              <w:right w:color="e0e0e0" w:space="0" w:sz="5" w:val="single"/>
            </w:tcBorders>
            <w:shd w:fill="ffffff" w:val="clear"/>
            <w:tcMar>
              <w:top w:w="200.0" w:type="dxa"/>
              <w:left w:w="160.0" w:type="dxa"/>
              <w:bottom w:w="0.0" w:type="dxa"/>
              <w:right w:w="160.0" w:type="dxa"/>
            </w:tcMar>
            <w:vAlign w:val="top"/>
          </w:tcPr>
          <w:p w:rsidR="00000000" w:rsidDel="00000000" w:rsidP="00000000" w:rsidRDefault="00000000" w:rsidRPr="00000000" w14:paraId="00000178">
            <w:pPr>
              <w:ind w:left="-60" w:firstLine="0"/>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total_fee</w:t>
            </w:r>
          </w:p>
        </w:tc>
        <w:tc>
          <w:tcPr>
            <w:tcBorders>
              <w:top w:color="000000" w:space="0" w:sz="0" w:val="nil"/>
              <w:left w:color="000000" w:space="0" w:sz="0" w:val="nil"/>
              <w:bottom w:color="e0e0e0" w:space="0" w:sz="5" w:val="single"/>
              <w:right w:color="e0e0e0" w:space="0" w:sz="5" w:val="single"/>
            </w:tcBorders>
            <w:shd w:fill="ffffff" w:val="clear"/>
            <w:tcMar>
              <w:top w:w="200.0" w:type="dxa"/>
              <w:left w:w="160.0" w:type="dxa"/>
              <w:bottom w:w="0.0" w:type="dxa"/>
              <w:right w:w="160.0" w:type="dxa"/>
            </w:tcMar>
            <w:vAlign w:val="top"/>
          </w:tcPr>
          <w:p w:rsidR="00000000" w:rsidDel="00000000" w:rsidP="00000000" w:rsidRDefault="00000000" w:rsidRPr="00000000" w14:paraId="00000179">
            <w:pPr>
              <w:spacing w:after="200" w:lineRule="auto"/>
              <w:ind w:left="-60" w:firstLine="0"/>
              <w:rPr>
                <w:color w:val="808080"/>
                <w:sz w:val="24"/>
                <w:szCs w:val="24"/>
              </w:rPr>
            </w:pPr>
            <w:r w:rsidDel="00000000" w:rsidR="00000000" w:rsidRPr="00000000">
              <w:rPr>
                <w:color w:val="808080"/>
                <w:sz w:val="24"/>
                <w:szCs w:val="24"/>
                <w:rtl w:val="0"/>
              </w:rPr>
              <w:t xml:space="preserve">Tổng phí dịch vụ.</w:t>
            </w:r>
          </w:p>
        </w:tc>
      </w:tr>
      <w:tr>
        <w:trPr>
          <w:cantSplit w:val="0"/>
          <w:trHeight w:val="675" w:hRule="atLeast"/>
          <w:tblHeader w:val="0"/>
        </w:trPr>
        <w:tc>
          <w:tcPr>
            <w:tcBorders>
              <w:top w:color="000000" w:space="0" w:sz="0" w:val="nil"/>
              <w:left w:color="e0e0e0" w:space="0" w:sz="5" w:val="single"/>
              <w:bottom w:color="e0e0e0" w:space="0" w:sz="5" w:val="single"/>
              <w:right w:color="e0e0e0" w:space="0" w:sz="5" w:val="single"/>
            </w:tcBorders>
            <w:shd w:fill="ffffff" w:val="clear"/>
            <w:tcMar>
              <w:top w:w="200.0" w:type="dxa"/>
              <w:left w:w="160.0" w:type="dxa"/>
              <w:bottom w:w="0.0" w:type="dxa"/>
              <w:right w:w="160.0" w:type="dxa"/>
            </w:tcMar>
            <w:vAlign w:val="top"/>
          </w:tcPr>
          <w:p w:rsidR="00000000" w:rsidDel="00000000" w:rsidP="00000000" w:rsidRDefault="00000000" w:rsidRPr="00000000" w14:paraId="0000017A">
            <w:pPr>
              <w:ind w:left="-60" w:firstLine="0"/>
              <w:rPr>
                <w:rFonts w:ascii="Courier New" w:cs="Courier New" w:eastAsia="Courier New" w:hAnsi="Courier New"/>
                <w:color w:val="333333"/>
                <w:sz w:val="24"/>
                <w:szCs w:val="24"/>
              </w:rPr>
            </w:pPr>
            <w:r w:rsidDel="00000000" w:rsidR="00000000" w:rsidRPr="00000000">
              <w:rPr>
                <w:rFonts w:ascii="Courier New" w:cs="Courier New" w:eastAsia="Courier New" w:hAnsi="Courier New"/>
                <w:color w:val="333333"/>
                <w:sz w:val="24"/>
                <w:szCs w:val="24"/>
                <w:rtl w:val="0"/>
              </w:rPr>
              <w:t xml:space="preserve">trans_type</w:t>
            </w:r>
          </w:p>
        </w:tc>
        <w:tc>
          <w:tcPr>
            <w:tcBorders>
              <w:top w:color="000000" w:space="0" w:sz="0" w:val="nil"/>
              <w:left w:color="000000" w:space="0" w:sz="0" w:val="nil"/>
              <w:bottom w:color="e0e0e0" w:space="0" w:sz="5" w:val="single"/>
              <w:right w:color="e0e0e0" w:space="0" w:sz="5" w:val="single"/>
            </w:tcBorders>
            <w:shd w:fill="ffffff" w:val="clear"/>
            <w:tcMar>
              <w:top w:w="200.0" w:type="dxa"/>
              <w:left w:w="160.0" w:type="dxa"/>
              <w:bottom w:w="0.0" w:type="dxa"/>
              <w:right w:w="160.0" w:type="dxa"/>
            </w:tcMar>
            <w:vAlign w:val="top"/>
          </w:tcPr>
          <w:p w:rsidR="00000000" w:rsidDel="00000000" w:rsidP="00000000" w:rsidRDefault="00000000" w:rsidRPr="00000000" w14:paraId="0000017B">
            <w:pPr>
              <w:spacing w:after="200" w:lineRule="auto"/>
              <w:ind w:left="-60" w:firstLine="0"/>
              <w:rPr>
                <w:color w:val="808080"/>
                <w:sz w:val="24"/>
                <w:szCs w:val="24"/>
              </w:rPr>
            </w:pPr>
            <w:r w:rsidDel="00000000" w:rsidR="00000000" w:rsidRPr="00000000">
              <w:rPr>
                <w:color w:val="808080"/>
                <w:sz w:val="24"/>
                <w:szCs w:val="24"/>
                <w:rtl w:val="0"/>
              </w:rPr>
              <w:t xml:space="preserve">Loại vận chuyển.</w:t>
            </w:r>
          </w:p>
        </w:tc>
      </w:tr>
    </w:tbl>
    <w:p w:rsidR="00000000" w:rsidDel="00000000" w:rsidP="00000000" w:rsidRDefault="00000000" w:rsidRPr="00000000" w14:paraId="0000017C">
      <w:pPr>
        <w:spacing w:before="100" w:lineRule="auto"/>
        <w:ind w:left="720" w:hanging="360"/>
        <w:rPr>
          <w:color w:val="555555"/>
          <w:sz w:val="24"/>
          <w:szCs w:val="24"/>
          <w:highlight w:val="white"/>
        </w:rPr>
      </w:pPr>
      <w:r w:rsidDel="00000000" w:rsidR="00000000" w:rsidRPr="00000000">
        <w:rPr>
          <w:rFonts w:ascii="Calibri" w:cs="Calibri" w:eastAsia="Calibri" w:hAnsi="Calibri"/>
          <w:color w:val="555555"/>
          <w:sz w:val="20"/>
          <w:szCs w:val="20"/>
          <w:highlight w:val="white"/>
          <w:rtl w:val="0"/>
        </w:rPr>
        <w:t xml:space="preserve">· </w:t>
      </w:r>
      <w:r w:rsidDel="00000000" w:rsidR="00000000" w:rsidRPr="00000000">
        <w:rPr>
          <w:color w:val="555555"/>
          <w:sz w:val="24"/>
          <w:szCs w:val="24"/>
          <w:highlight w:val="white"/>
          <w:rtl w:val="0"/>
        </w:rPr>
        <w:t xml:space="preserve">Error-Response</w:t>
      </w:r>
    </w:p>
    <w:p w:rsidR="00000000" w:rsidDel="00000000" w:rsidP="00000000" w:rsidRDefault="00000000" w:rsidRPr="00000000" w14:paraId="0000017D">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220" w:before="22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w:t>
      </w:r>
    </w:p>
    <w:p w:rsidR="00000000" w:rsidDel="00000000" w:rsidP="00000000" w:rsidRDefault="00000000" w:rsidRPr="00000000" w14:paraId="0000017E">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220" w:before="22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"code": 400,</w:t>
      </w:r>
    </w:p>
    <w:p w:rsidR="00000000" w:rsidDel="00000000" w:rsidP="00000000" w:rsidRDefault="00000000" w:rsidRPr="00000000" w14:paraId="0000017F">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220" w:before="22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"message": "Sai thông tin Required Note",</w:t>
      </w:r>
    </w:p>
    <w:p w:rsidR="00000000" w:rsidDel="00000000" w:rsidP="00000000" w:rsidRDefault="00000000" w:rsidRPr="00000000" w14:paraId="00000180">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220" w:before="22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"data": null,</w:t>
      </w:r>
    </w:p>
    <w:p w:rsidR="00000000" w:rsidDel="00000000" w:rsidP="00000000" w:rsidRDefault="00000000" w:rsidRPr="00000000" w14:paraId="00000181">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220" w:before="220" w:lineRule="auto"/>
        <w:rPr/>
      </w:pPr>
      <w:r w:rsidDel="00000000" w:rsidR="00000000" w:rsidRPr="00000000">
        <w:rPr>
          <w:rFonts w:ascii="Courier New" w:cs="Courier New" w:eastAsia="Courier New" w:hAnsi="Courier New"/>
          <w:color w:val="ffffff"/>
          <w:sz w:val="24"/>
          <w:szCs w:val="24"/>
          <w:rtl w:val="0"/>
        </w:rPr>
        <w:t xml:space="preserve">    "code_message":"USER_ERR_COMMON"}</w:t>
      </w: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00" w:before="0" w:line="260" w:lineRule="auto"/>
        <w:rPr>
          <w:b w:val="1"/>
          <w:bCs w:val="1"/>
          <w:color w:val="333333"/>
          <w:sz w:val="28"/>
          <w:szCs w:val="28"/>
          <w:highlight w:val="white"/>
        </w:rPr>
      </w:pPr>
      <w:bookmarkStart w:colFirst="0" w:colLast="0" w:name="_kdzkmhuqrnb7" w:id="6"/>
      <w:bookmarkEnd w:id="6"/>
      <w:r w:rsidDel="00000000" w:rsidR="00000000" w:rsidRPr="00000000">
        <w:rPr>
          <w:b w:val="1"/>
          <w:bCs w:val="1"/>
          <w:color w:val="333333"/>
          <w:sz w:val="28"/>
          <w:szCs w:val="28"/>
          <w:highlight w:val="white"/>
          <w:rtl w:val="0"/>
        </w:rPr>
        <w:t xml:space="preserve">2. API thay đổi thông tin đơn hàng</w:t>
      </w:r>
    </w:p>
    <w:p w:rsidR="00000000" w:rsidDel="00000000" w:rsidP="00000000" w:rsidRDefault="00000000" w:rsidRPr="00000000" w14:paraId="00000184">
      <w:pPr>
        <w:spacing w:after="200" w:lineRule="auto"/>
        <w:rPr>
          <w:b w:val="1"/>
          <w:bCs w:val="1"/>
          <w:color w:val="808080"/>
          <w:sz w:val="24"/>
          <w:szCs w:val="24"/>
          <w:highlight w:val="yellow"/>
        </w:rPr>
      </w:pPr>
      <w:r w:rsidDel="00000000" w:rsidR="00000000" w:rsidRPr="00000000">
        <w:rPr>
          <w:b w:val="1"/>
          <w:bCs w:val="1"/>
          <w:color w:val="808080"/>
          <w:sz w:val="24"/>
          <w:szCs w:val="24"/>
          <w:highlight w:val="yellow"/>
          <w:rtl w:val="0"/>
        </w:rPr>
        <w:t xml:space="preserve">Cập nhật 26/06/2025:</w:t>
      </w:r>
    </w:p>
    <w:p w:rsidR="00000000" w:rsidDel="00000000" w:rsidP="00000000" w:rsidRDefault="00000000" w:rsidRPr="00000000" w14:paraId="00000185">
      <w:pPr>
        <w:spacing w:after="200" w:lineRule="auto"/>
        <w:rPr>
          <w:b w:val="1"/>
          <w:bCs w:val="1"/>
          <w:color w:val="808080"/>
          <w:sz w:val="24"/>
          <w:szCs w:val="24"/>
          <w:highlight w:val="yellow"/>
        </w:rPr>
      </w:pPr>
      <w:r w:rsidDel="00000000" w:rsidR="00000000" w:rsidRPr="00000000">
        <w:rPr>
          <w:b w:val="1"/>
          <w:bCs w:val="1"/>
          <w:color w:val="808080"/>
          <w:sz w:val="24"/>
          <w:szCs w:val="24"/>
          <w:highlight w:val="yellow"/>
          <w:rtl w:val="0"/>
        </w:rPr>
        <w:t xml:space="preserve">Cũng bổ sung 3 field tương tự 3 field mới ở API tạo đơn</w:t>
      </w:r>
      <w:r w:rsidDel="00000000" w:rsidR="00000000" w:rsidRPr="00000000">
        <w:rPr>
          <w:rtl w:val="0"/>
        </w:rPr>
      </w:r>
    </w:p>
    <w:p w:rsidR="00000000" w:rsidDel="00000000" w:rsidP="00000000" w:rsidRDefault="00000000" w:rsidRPr="00000000" w14:paraId="00000186">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00" w:before="0" w:line="260" w:lineRule="auto"/>
        <w:rPr>
          <w:b w:val="1"/>
          <w:bCs w:val="1"/>
          <w:color w:val="333333"/>
          <w:sz w:val="28"/>
          <w:szCs w:val="28"/>
          <w:highlight w:val="white"/>
        </w:rPr>
      </w:pPr>
      <w:bookmarkStart w:colFirst="0" w:colLast="0" w:name="_u1lbp2erfsn9" w:id="7"/>
      <w:bookmarkEnd w:id="7"/>
      <w:r w:rsidDel="00000000" w:rsidR="00000000" w:rsidRPr="00000000">
        <w:br w:type="page"/>
      </w:r>
      <w:r w:rsidDel="00000000" w:rsidR="00000000" w:rsidRPr="00000000">
        <w:rPr>
          <w:rtl w:val="0"/>
        </w:rPr>
      </w:r>
    </w:p>
    <w:p w:rsidR="00000000" w:rsidDel="00000000" w:rsidP="00000000" w:rsidRDefault="00000000" w:rsidRPr="00000000" w14:paraId="00000187">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00" w:before="0" w:line="260" w:lineRule="auto"/>
        <w:rPr>
          <w:b w:val="1"/>
          <w:bCs w:val="1"/>
          <w:color w:val="333333"/>
          <w:sz w:val="28"/>
          <w:szCs w:val="28"/>
          <w:highlight w:val="white"/>
        </w:rPr>
      </w:pPr>
      <w:bookmarkStart w:colFirst="0" w:colLast="0" w:name="_v0fc9nwubxc8" w:id="8"/>
      <w:bookmarkEnd w:id="8"/>
      <w:r w:rsidDel="00000000" w:rsidR="00000000" w:rsidRPr="00000000">
        <w:rPr>
          <w:b w:val="1"/>
          <w:bCs w:val="1"/>
          <w:color w:val="333333"/>
          <w:sz w:val="28"/>
          <w:szCs w:val="28"/>
          <w:highlight w:val="white"/>
          <w:rtl w:val="0"/>
        </w:rPr>
        <w:t xml:space="preserve">3. API địa chỉ cũ </w:t>
      </w:r>
    </w:p>
    <w:p w:rsidR="00000000" w:rsidDel="00000000" w:rsidP="00000000" w:rsidRDefault="00000000" w:rsidRPr="00000000" w14:paraId="00000188">
      <w:pPr>
        <w:rPr/>
      </w:pPr>
      <w:hyperlink r:id="rId6">
        <w:r w:rsidDel="00000000" w:rsidR="00000000" w:rsidRPr="00000000">
          <w:rPr>
            <w:color w:val="1155cc"/>
            <w:u w:val="single"/>
            <w:rtl w:val="0"/>
          </w:rPr>
          <w:t xml:space="preserve">Lấy danh sách Tỉnh/thành</w:t>
        </w:r>
      </w:hyperlink>
      <w:r w:rsidDel="00000000" w:rsidR="00000000" w:rsidRPr="00000000">
        <w:rPr>
          <w:rtl w:val="0"/>
        </w:rPr>
      </w:r>
    </w:p>
    <w:p w:rsidR="00000000" w:rsidDel="00000000" w:rsidP="00000000" w:rsidRDefault="00000000" w:rsidRPr="00000000" w14:paraId="00000189">
      <w:pPr>
        <w:rPr/>
      </w:pPr>
      <w:hyperlink r:id="rId7">
        <w:r w:rsidDel="00000000" w:rsidR="00000000" w:rsidRPr="00000000">
          <w:rPr>
            <w:color w:val="1155cc"/>
            <w:u w:val="single"/>
            <w:rtl w:val="0"/>
          </w:rPr>
          <w:t xml:space="preserve">Lấy danh sách Quận/huyện</w:t>
        </w:r>
      </w:hyperlink>
      <w:r w:rsidDel="00000000" w:rsidR="00000000" w:rsidRPr="00000000">
        <w:rPr>
          <w:rtl w:val="0"/>
        </w:rPr>
      </w:r>
    </w:p>
    <w:p w:rsidR="00000000" w:rsidDel="00000000" w:rsidP="00000000" w:rsidRDefault="00000000" w:rsidRPr="00000000" w14:paraId="0000018A">
      <w:pPr>
        <w:rPr/>
      </w:pPr>
      <w:hyperlink r:id="rId8">
        <w:r w:rsidDel="00000000" w:rsidR="00000000" w:rsidRPr="00000000">
          <w:rPr>
            <w:color w:val="1155cc"/>
            <w:u w:val="single"/>
            <w:rtl w:val="0"/>
          </w:rPr>
          <w:t xml:space="preserve">Lấy danh sách Phường/xã</w:t>
        </w:r>
      </w:hyperlink>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00" w:before="0" w:line="260" w:lineRule="auto"/>
        <w:rPr>
          <w:b w:val="1"/>
          <w:bCs w:val="1"/>
          <w:color w:val="333333"/>
          <w:sz w:val="28"/>
          <w:szCs w:val="28"/>
          <w:highlight w:val="yellow"/>
        </w:rPr>
      </w:pPr>
      <w:bookmarkStart w:colFirst="0" w:colLast="0" w:name="_m9tbvhkbyz35" w:id="9"/>
      <w:bookmarkEnd w:id="9"/>
      <w:r w:rsidDel="00000000" w:rsidR="00000000" w:rsidRPr="00000000">
        <w:rPr>
          <w:b w:val="1"/>
          <w:bCs w:val="1"/>
          <w:color w:val="333333"/>
          <w:sz w:val="28"/>
          <w:szCs w:val="28"/>
          <w:highlight w:val="yellow"/>
          <w:rtl w:val="0"/>
        </w:rPr>
        <w:t xml:space="preserve">4. API địa chỉ mới</w:t>
      </w:r>
    </w:p>
    <w:p w:rsidR="00000000" w:rsidDel="00000000" w:rsidP="00000000" w:rsidRDefault="00000000" w:rsidRPr="00000000" w14:paraId="0000018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00" w:before="0" w:line="260" w:lineRule="auto"/>
        <w:rPr>
          <w:b w:val="1"/>
          <w:bCs w:val="1"/>
          <w:sz w:val="28"/>
          <w:szCs w:val="28"/>
        </w:rPr>
      </w:pPr>
      <w:bookmarkStart w:colFirst="0" w:colLast="0" w:name="_gscpb8iqniqe" w:id="10"/>
      <w:bookmarkEnd w:id="10"/>
      <w:r w:rsidDel="00000000" w:rsidR="00000000" w:rsidRPr="00000000">
        <w:rPr>
          <w:b w:val="1"/>
          <w:bCs w:val="1"/>
          <w:sz w:val="28"/>
          <w:szCs w:val="28"/>
          <w:rtl w:val="0"/>
        </w:rPr>
        <w:t xml:space="preserve">4</w:t>
      </w:r>
      <w:r w:rsidDel="00000000" w:rsidR="00000000" w:rsidRPr="00000000">
        <w:rPr>
          <w:b w:val="1"/>
          <w:bCs w:val="1"/>
          <w:sz w:val="28"/>
          <w:szCs w:val="28"/>
          <w:rtl w:val="0"/>
        </w:rPr>
        <w:t xml:space="preserve">.1 Lấy danh sách Tỉnh/thành mới</w:t>
      </w:r>
    </w:p>
    <w:p w:rsidR="00000000" w:rsidDel="00000000" w:rsidP="00000000" w:rsidRDefault="00000000" w:rsidRPr="00000000" w14:paraId="0000018E">
      <w:pPr>
        <w:rPr>
          <w:b w:val="1"/>
          <w:bCs w:val="1"/>
          <w:color w:val="ffffff"/>
          <w:sz w:val="24"/>
          <w:szCs w:val="24"/>
          <w:shd w:fill="4070ec" w:val="clear"/>
        </w:rPr>
      </w:pPr>
      <w:r w:rsidDel="00000000" w:rsidR="00000000" w:rsidRPr="00000000">
        <w:rPr>
          <w:b w:val="1"/>
          <w:bCs w:val="1"/>
          <w:color w:val="ffffff"/>
          <w:sz w:val="24"/>
          <w:szCs w:val="24"/>
          <w:shd w:fill="4070ec" w:val="clear"/>
          <w:rtl w:val="0"/>
        </w:rPr>
        <w:t xml:space="preserve">POST/GET</w:t>
      </w:r>
    </w:p>
    <w:p w:rsidR="00000000" w:rsidDel="00000000" w:rsidP="00000000" w:rsidRDefault="00000000" w:rsidRPr="00000000" w14:paraId="0000018F">
      <w:pPr>
        <w:spacing w:before="100" w:lineRule="auto"/>
        <w:ind w:left="-360" w:firstLine="0"/>
        <w:rPr>
          <w:color w:val="555555"/>
          <w:sz w:val="24"/>
          <w:szCs w:val="24"/>
          <w:highlight w:val="white"/>
        </w:rPr>
      </w:pPr>
      <w:r w:rsidDel="00000000" w:rsidR="00000000" w:rsidRPr="00000000">
        <w:rPr>
          <w:color w:val="555555"/>
          <w:sz w:val="24"/>
          <w:szCs w:val="24"/>
          <w:highlight w:val="white"/>
          <w:rtl w:val="0"/>
        </w:rPr>
        <w:t xml:space="preserve">Production</w:t>
      </w:r>
    </w:p>
    <w:p w:rsidR="00000000" w:rsidDel="00000000" w:rsidP="00000000" w:rsidRDefault="00000000" w:rsidRPr="00000000" w14:paraId="00000190">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400" w:lineRule="auto"/>
        <w:rPr>
          <w:rFonts w:ascii="Calibri" w:cs="Calibri" w:eastAsia="Calibri" w:hAnsi="Calibri"/>
          <w:sz w:val="24"/>
          <w:szCs w:val="24"/>
        </w:rPr>
      </w:pPr>
      <w:r w:rsidDel="00000000" w:rsidR="00000000" w:rsidRPr="00000000">
        <w:rPr>
          <w:rFonts w:ascii="Courier New" w:cs="Courier New" w:eastAsia="Courier New" w:hAnsi="Courier New"/>
          <w:color w:val="ffffff"/>
          <w:sz w:val="24"/>
          <w:szCs w:val="24"/>
          <w:rtl w:val="0"/>
        </w:rPr>
        <w:t xml:space="preserve">https://online-gateway.ghn.vn/shiip/public-api/v3/master-data/province/all</w:t>
      </w:r>
      <w:r w:rsidDel="00000000" w:rsidR="00000000" w:rsidRPr="00000000">
        <w:rPr>
          <w:rtl w:val="0"/>
        </w:rPr>
      </w:r>
    </w:p>
    <w:p w:rsidR="00000000" w:rsidDel="00000000" w:rsidP="00000000" w:rsidRDefault="00000000" w:rsidRPr="00000000" w14:paraId="00000191">
      <w:pPr>
        <w:spacing w:before="100" w:lineRule="auto"/>
        <w:ind w:left="-360" w:firstLine="0"/>
        <w:rPr>
          <w:color w:val="555555"/>
          <w:sz w:val="24"/>
          <w:szCs w:val="24"/>
          <w:highlight w:val="white"/>
        </w:rPr>
      </w:pPr>
      <w:r w:rsidDel="00000000" w:rsidR="00000000" w:rsidRPr="00000000">
        <w:rPr>
          <w:color w:val="555555"/>
          <w:sz w:val="24"/>
          <w:szCs w:val="24"/>
          <w:highlight w:val="white"/>
          <w:rtl w:val="0"/>
        </w:rPr>
        <w:t xml:space="preserve">Test</w:t>
      </w:r>
    </w:p>
    <w:p w:rsidR="00000000" w:rsidDel="00000000" w:rsidP="00000000" w:rsidRDefault="00000000" w:rsidRPr="00000000" w14:paraId="00000192">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40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https://dev-online-gateway.ghn.vn/shiip/public-api/v3/master-data/province/all</w:t>
      </w:r>
    </w:p>
    <w:p w:rsidR="00000000" w:rsidDel="00000000" w:rsidP="00000000" w:rsidRDefault="00000000" w:rsidRPr="00000000" w14:paraId="00000193">
      <w:pPr>
        <w:spacing w:before="100" w:lineRule="auto"/>
        <w:ind w:left="-360" w:firstLine="0"/>
        <w:rPr>
          <w:color w:val="555555"/>
          <w:sz w:val="24"/>
          <w:szCs w:val="24"/>
          <w:highlight w:val="white"/>
        </w:rPr>
      </w:pPr>
      <w:r w:rsidDel="00000000" w:rsidR="00000000" w:rsidRPr="00000000">
        <w:rPr>
          <w:color w:val="555555"/>
          <w:sz w:val="24"/>
          <w:szCs w:val="24"/>
          <w:highlight w:val="white"/>
          <w:rtl w:val="0"/>
        </w:rPr>
        <w:t xml:space="preserve">Curl</w:t>
      </w:r>
    </w:p>
    <w:p w:rsidR="00000000" w:rsidDel="00000000" w:rsidP="00000000" w:rsidRDefault="00000000" w:rsidRPr="00000000" w14:paraId="00000194">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220" w:before="22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curl --location 'dev-online-gateway.ghn.vn/shiip/public-api/v3/master-data/province/all' \</w:t>
      </w:r>
    </w:p>
    <w:p w:rsidR="00000000" w:rsidDel="00000000" w:rsidP="00000000" w:rsidRDefault="00000000" w:rsidRPr="00000000" w14:paraId="00000195">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220" w:before="22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--header 'content-type: application/json' \</w:t>
      </w:r>
    </w:p>
    <w:p w:rsidR="00000000" w:rsidDel="00000000" w:rsidP="00000000" w:rsidRDefault="00000000" w:rsidRPr="00000000" w14:paraId="00000196">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220" w:before="22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--header 'token: 568912b0-e502-11ef-b2e4-6ec7c647cc27' \</w:t>
      </w:r>
    </w:p>
    <w:p w:rsidR="00000000" w:rsidDel="00000000" w:rsidP="00000000" w:rsidRDefault="00000000" w:rsidRPr="00000000" w14:paraId="00000197">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220" w:before="22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--header 'Authorization: Basic e3t1c2VybmFtZX19Ont7cGFzc3dvcmR9fQ==' \</w:t>
      </w:r>
    </w:p>
    <w:p w:rsidR="00000000" w:rsidDel="00000000" w:rsidP="00000000" w:rsidRDefault="00000000" w:rsidRPr="00000000" w14:paraId="00000198">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220" w:before="22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--data '{</w:t>
      </w:r>
    </w:p>
    <w:p w:rsidR="00000000" w:rsidDel="00000000" w:rsidP="00000000" w:rsidRDefault="00000000" w:rsidRPr="00000000" w14:paraId="00000199">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220" w:before="22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"offset": 0,</w:t>
      </w:r>
    </w:p>
    <w:p w:rsidR="00000000" w:rsidDel="00000000" w:rsidP="00000000" w:rsidRDefault="00000000" w:rsidRPr="00000000" w14:paraId="0000019A">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220" w:before="22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"limit": 100</w:t>
      </w:r>
    </w:p>
    <w:p w:rsidR="00000000" w:rsidDel="00000000" w:rsidP="00000000" w:rsidRDefault="00000000" w:rsidRPr="00000000" w14:paraId="0000019B">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220" w:before="220" w:lineRule="auto"/>
        <w:rPr>
          <w:color w:val="555555"/>
          <w:sz w:val="24"/>
          <w:szCs w:val="24"/>
          <w:highlight w:val="white"/>
        </w:rPr>
      </w:pPr>
      <w:r w:rsidDel="00000000" w:rsidR="00000000" w:rsidRPr="00000000">
        <w:rPr>
          <w:rFonts w:ascii="Courier New" w:cs="Courier New" w:eastAsia="Courier New" w:hAnsi="Courier New"/>
          <w:color w:val="ffffff"/>
          <w:sz w:val="24"/>
          <w:szCs w:val="24"/>
          <w:rtl w:val="0"/>
        </w:rPr>
        <w:t xml:space="preserve">}'</w:t>
      </w:r>
      <w:r w:rsidDel="00000000" w:rsidR="00000000" w:rsidRPr="00000000">
        <w:rPr>
          <w:rtl w:val="0"/>
        </w:rPr>
      </w:r>
    </w:p>
    <w:p w:rsidR="00000000" w:rsidDel="00000000" w:rsidP="00000000" w:rsidRDefault="00000000" w:rsidRPr="00000000" w14:paraId="0000019C">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0" w:line="254.11764705882354" w:lineRule="auto"/>
        <w:rPr>
          <w:b w:val="1"/>
          <w:bCs w:val="1"/>
        </w:rPr>
      </w:pPr>
      <w:r w:rsidDel="00000000" w:rsidR="00000000" w:rsidRPr="00000000">
        <w:rPr>
          <w:b w:val="1"/>
          <w:bCs w:val="1"/>
          <w:rtl w:val="0"/>
        </w:rPr>
        <w:t xml:space="preserve">Cấu trúc Request</w:t>
      </w:r>
    </w:p>
    <w:tbl>
      <w:tblPr>
        <w:tblStyle w:val="Table3"/>
        <w:tblW w:w="12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83.7785016286643"/>
        <w:gridCol w:w="1294.5928338762214"/>
        <w:gridCol w:w="7781.628664495114"/>
        <w:tblGridChange w:id="0">
          <w:tblGrid>
            <w:gridCol w:w="3883.7785016286643"/>
            <w:gridCol w:w="1294.5928338762214"/>
            <w:gridCol w:w="7781.628664495114"/>
          </w:tblGrid>
        </w:tblGridChange>
      </w:tblGrid>
      <w:tr>
        <w:trPr>
          <w:cantSplit w:val="0"/>
          <w:trHeight w:val="600" w:hRule="atLeast"/>
          <w:tblHeader w:val="0"/>
        </w:trPr>
        <w:tc>
          <w:tcPr>
            <w:tcBorders>
              <w:top w:color="e0e0e0" w:space="0" w:sz="5" w:val="single"/>
              <w:left w:color="e0e0e0" w:space="0" w:sz="5" w:val="single"/>
              <w:bottom w:color="e0e0e0" w:space="0" w:sz="5" w:val="single"/>
              <w:right w:color="e0e0e0" w:space="0" w:sz="5" w:val="single"/>
            </w:tcBorders>
            <w:shd w:fill="f5f5f5" w:val="clear"/>
            <w:tcMar>
              <w:top w:w="60.0" w:type="dxa"/>
              <w:left w:w="120.0" w:type="dxa"/>
              <w:bottom w:w="60.0" w:type="dxa"/>
              <w:right w:w="120.0" w:type="dxa"/>
            </w:tcMar>
            <w:vAlign w:val="top"/>
          </w:tcPr>
          <w:p w:rsidR="00000000" w:rsidDel="00000000" w:rsidP="00000000" w:rsidRDefault="00000000" w:rsidRPr="00000000" w14:paraId="0000019D">
            <w:pPr>
              <w:spacing w:after="300" w:lineRule="auto"/>
              <w:rPr>
                <w:color w:val="333333"/>
                <w:sz w:val="21"/>
                <w:szCs w:val="21"/>
                <w:highlight w:val="white"/>
              </w:rPr>
            </w:pPr>
            <w:r w:rsidDel="00000000" w:rsidR="00000000" w:rsidRPr="00000000">
              <w:rPr>
                <w:b w:val="1"/>
                <w:bCs w:val="1"/>
                <w:color w:val="333333"/>
                <w:sz w:val="21"/>
                <w:szCs w:val="21"/>
                <w:highlight w:val="white"/>
                <w:rtl w:val="0"/>
              </w:rPr>
              <w:t xml:space="preserve">Trường dữ liệu</w:t>
            </w:r>
            <w:r w:rsidDel="00000000" w:rsidR="00000000" w:rsidRPr="00000000">
              <w:rPr>
                <w:rtl w:val="0"/>
              </w:rPr>
            </w:r>
          </w:p>
        </w:tc>
        <w:tc>
          <w:tcPr>
            <w:tcBorders>
              <w:top w:color="e0e0e0" w:space="0" w:sz="5" w:val="single"/>
              <w:left w:color="e0e0e0" w:space="0" w:sz="5" w:val="single"/>
              <w:bottom w:color="e0e0e0" w:space="0" w:sz="5" w:val="single"/>
              <w:right w:color="e0e0e0" w:space="0" w:sz="5" w:val="single"/>
            </w:tcBorders>
            <w:shd w:fill="f5f5f5" w:val="clear"/>
            <w:tcMar>
              <w:top w:w="60.0" w:type="dxa"/>
              <w:left w:w="120.0" w:type="dxa"/>
              <w:bottom w:w="60.0" w:type="dxa"/>
              <w:right w:w="120.0" w:type="dxa"/>
            </w:tcMar>
            <w:vAlign w:val="top"/>
          </w:tcPr>
          <w:p w:rsidR="00000000" w:rsidDel="00000000" w:rsidP="00000000" w:rsidRDefault="00000000" w:rsidRPr="00000000" w14:paraId="0000019E">
            <w:pPr>
              <w:spacing w:after="300" w:lineRule="auto"/>
              <w:rPr>
                <w:color w:val="333333"/>
                <w:sz w:val="21"/>
                <w:szCs w:val="21"/>
                <w:highlight w:val="white"/>
              </w:rPr>
            </w:pPr>
            <w:r w:rsidDel="00000000" w:rsidR="00000000" w:rsidRPr="00000000">
              <w:rPr>
                <w:b w:val="1"/>
                <w:bCs w:val="1"/>
                <w:color w:val="333333"/>
                <w:sz w:val="21"/>
                <w:szCs w:val="21"/>
                <w:highlight w:val="white"/>
                <w:rtl w:val="0"/>
              </w:rPr>
              <w:t xml:space="preserve">Kiểu dữ liệu</w:t>
            </w:r>
            <w:r w:rsidDel="00000000" w:rsidR="00000000" w:rsidRPr="00000000">
              <w:rPr>
                <w:rtl w:val="0"/>
              </w:rPr>
            </w:r>
          </w:p>
        </w:tc>
        <w:tc>
          <w:tcPr>
            <w:tcBorders>
              <w:top w:color="e0e0e0" w:space="0" w:sz="5" w:val="single"/>
              <w:left w:color="e0e0e0" w:space="0" w:sz="5" w:val="single"/>
              <w:bottom w:color="e0e0e0" w:space="0" w:sz="5" w:val="single"/>
              <w:right w:color="e0e0e0" w:space="0" w:sz="5" w:val="single"/>
            </w:tcBorders>
            <w:shd w:fill="f5f5f5" w:val="clear"/>
            <w:tcMar>
              <w:top w:w="60.0" w:type="dxa"/>
              <w:left w:w="120.0" w:type="dxa"/>
              <w:bottom w:w="60.0" w:type="dxa"/>
              <w:right w:w="120.0" w:type="dxa"/>
            </w:tcMar>
            <w:vAlign w:val="top"/>
          </w:tcPr>
          <w:p w:rsidR="00000000" w:rsidDel="00000000" w:rsidP="00000000" w:rsidRDefault="00000000" w:rsidRPr="00000000" w14:paraId="0000019F">
            <w:pPr>
              <w:spacing w:after="300" w:lineRule="auto"/>
              <w:rPr>
                <w:color w:val="333333"/>
                <w:sz w:val="21"/>
                <w:szCs w:val="21"/>
                <w:highlight w:val="white"/>
              </w:rPr>
            </w:pPr>
            <w:r w:rsidDel="00000000" w:rsidR="00000000" w:rsidRPr="00000000">
              <w:rPr>
                <w:b w:val="1"/>
                <w:bCs w:val="1"/>
                <w:color w:val="333333"/>
                <w:sz w:val="21"/>
                <w:szCs w:val="21"/>
                <w:highlight w:val="white"/>
                <w:rtl w:val="0"/>
              </w:rPr>
              <w:t xml:space="preserve">Mô tả</w:t>
            </w:r>
            <w:r w:rsidDel="00000000" w:rsidR="00000000" w:rsidRPr="00000000">
              <w:rPr>
                <w:rtl w:val="0"/>
              </w:rPr>
            </w:r>
          </w:p>
        </w:tc>
      </w:tr>
      <w:tr>
        <w:trPr>
          <w:cantSplit w:val="0"/>
          <w:trHeight w:val="780" w:hRule="atLeast"/>
          <w:tblHeader w:val="0"/>
        </w:trPr>
        <w:tc>
          <w:tcPr>
            <w:tcBorders>
              <w:top w:color="e0e0e0" w:space="0" w:sz="5" w:val="single"/>
              <w:left w:color="e0e0e0" w:space="0" w:sz="5" w:val="single"/>
              <w:bottom w:color="e0e0e0" w:space="0" w:sz="5" w:val="single"/>
              <w:right w:color="e0e0e0" w:space="0" w:sz="5" w:val="single"/>
            </w:tcBorders>
            <w:tcMar>
              <w:top w:w="160.0" w:type="dxa"/>
              <w:left w:w="120.0" w:type="dxa"/>
              <w:bottom w:w="0.0" w:type="dxa"/>
              <w:right w:w="120.0" w:type="dxa"/>
            </w:tcMar>
            <w:vAlign w:val="top"/>
          </w:tcPr>
          <w:p w:rsidR="00000000" w:rsidDel="00000000" w:rsidP="00000000" w:rsidRDefault="00000000" w:rsidRPr="00000000" w14:paraId="000001A0">
            <w:pPr>
              <w:spacing w:after="300" w:lineRule="auto"/>
              <w:rPr>
                <w:color w:val="333333"/>
                <w:sz w:val="21"/>
                <w:szCs w:val="21"/>
                <w:highlight w:val="white"/>
              </w:rPr>
            </w:pPr>
            <w:r w:rsidDel="00000000" w:rsidR="00000000" w:rsidRPr="00000000">
              <w:rPr>
                <w:rFonts w:ascii="Courier New" w:cs="Courier New" w:eastAsia="Courier New" w:hAnsi="Courier New"/>
                <w:color w:val="333333"/>
                <w:sz w:val="21"/>
                <w:szCs w:val="21"/>
                <w:highlight w:val="white"/>
                <w:rtl w:val="0"/>
              </w:rPr>
              <w:t xml:space="preserve">token</w:t>
            </w:r>
            <w:r w:rsidDel="00000000" w:rsidR="00000000" w:rsidRPr="00000000">
              <w:rPr>
                <w:rtl w:val="0"/>
              </w:rPr>
            </w:r>
          </w:p>
        </w:tc>
        <w:tc>
          <w:tcPr>
            <w:tcBorders>
              <w:top w:color="e0e0e0" w:space="0" w:sz="5" w:val="single"/>
              <w:left w:color="e0e0e0" w:space="0" w:sz="5" w:val="single"/>
              <w:bottom w:color="e0e0e0" w:space="0" w:sz="5" w:val="single"/>
              <w:right w:color="e0e0e0" w:space="0" w:sz="5" w:val="single"/>
            </w:tcBorders>
            <w:tcMar>
              <w:top w:w="160.0" w:type="dxa"/>
              <w:left w:w="120.0" w:type="dxa"/>
              <w:bottom w:w="0.0" w:type="dxa"/>
              <w:right w:w="120.0" w:type="dxa"/>
            </w:tcMar>
            <w:vAlign w:val="top"/>
          </w:tcPr>
          <w:p w:rsidR="00000000" w:rsidDel="00000000" w:rsidP="00000000" w:rsidRDefault="00000000" w:rsidRPr="00000000" w14:paraId="000001A1">
            <w:pPr>
              <w:spacing w:after="300" w:lineRule="auto"/>
              <w:rPr>
                <w:color w:val="333333"/>
                <w:sz w:val="21"/>
                <w:szCs w:val="21"/>
                <w:highlight w:val="white"/>
              </w:rPr>
            </w:pPr>
            <w:r w:rsidDel="00000000" w:rsidR="00000000" w:rsidRPr="00000000">
              <w:rPr>
                <w:color w:val="333333"/>
                <w:sz w:val="21"/>
                <w:szCs w:val="21"/>
                <w:highlight w:val="white"/>
                <w:rtl w:val="0"/>
              </w:rPr>
              <w:t xml:space="preserve">String</w:t>
            </w:r>
          </w:p>
        </w:tc>
        <w:tc>
          <w:tcPr>
            <w:tcBorders>
              <w:top w:color="e0e0e0" w:space="0" w:sz="5" w:val="single"/>
              <w:left w:color="e0e0e0" w:space="0" w:sz="5" w:val="single"/>
              <w:bottom w:color="e0e0e0" w:space="0" w:sz="5" w:val="single"/>
              <w:right w:color="e0e0e0" w:space="0" w:sz="5" w:val="single"/>
            </w:tcBorders>
            <w:tcMar>
              <w:top w:w="160.0" w:type="dxa"/>
              <w:left w:w="120.0" w:type="dxa"/>
              <w:bottom w:w="0.0" w:type="dxa"/>
              <w:right w:w="120.0" w:type="dxa"/>
            </w:tcMar>
            <w:vAlign w:val="top"/>
          </w:tcPr>
          <w:p w:rsidR="00000000" w:rsidDel="00000000" w:rsidP="00000000" w:rsidRDefault="00000000" w:rsidRPr="00000000" w14:paraId="000001A2">
            <w:pPr>
              <w:spacing w:after="460" w:lineRule="auto"/>
              <w:rPr>
                <w:color w:val="808080"/>
                <w:sz w:val="21"/>
                <w:szCs w:val="21"/>
                <w:highlight w:val="white"/>
              </w:rPr>
            </w:pPr>
            <w:r w:rsidDel="00000000" w:rsidR="00000000" w:rsidRPr="00000000">
              <w:rPr>
                <w:color w:val="808080"/>
                <w:sz w:val="21"/>
                <w:szCs w:val="21"/>
                <w:highlight w:val="white"/>
                <w:rtl w:val="0"/>
              </w:rPr>
              <w:t xml:space="preserve">Dùng để xác định định danh của tài khoản và dùng cho các trường hợp gọi tới các API.</w:t>
            </w:r>
          </w:p>
        </w:tc>
      </w:tr>
    </w:tbl>
    <w:p w:rsidR="00000000" w:rsidDel="00000000" w:rsidP="00000000" w:rsidRDefault="00000000" w:rsidRPr="00000000" w14:paraId="000001A3">
      <w:pPr>
        <w:spacing w:before="100" w:lineRule="auto"/>
        <w:ind w:left="-360" w:firstLine="0"/>
        <w:rPr>
          <w:color w:val="555555"/>
          <w:sz w:val="24"/>
          <w:szCs w:val="24"/>
          <w:highlight w:val="white"/>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00" w:before="0" w:line="260" w:lineRule="auto"/>
        <w:rPr>
          <w:b w:val="1"/>
          <w:bCs w:val="1"/>
          <w:sz w:val="28"/>
          <w:szCs w:val="28"/>
        </w:rPr>
      </w:pPr>
      <w:bookmarkStart w:colFirst="0" w:colLast="0" w:name="_olrcxzcskyrr" w:id="11"/>
      <w:bookmarkEnd w:id="11"/>
      <w:r w:rsidDel="00000000" w:rsidR="00000000" w:rsidRPr="00000000">
        <w:rPr>
          <w:b w:val="1"/>
          <w:bCs w:val="1"/>
          <w:sz w:val="28"/>
          <w:szCs w:val="28"/>
          <w:rtl w:val="0"/>
        </w:rPr>
        <w:t xml:space="preserve">4.2 Lấy danh sách Phường/xã mới</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b w:val="1"/>
          <w:bCs w:val="1"/>
          <w:color w:val="ffffff"/>
          <w:sz w:val="24"/>
          <w:szCs w:val="24"/>
          <w:shd w:fill="4070ec" w:val="clear"/>
        </w:rPr>
      </w:pPr>
      <w:r w:rsidDel="00000000" w:rsidR="00000000" w:rsidRPr="00000000">
        <w:rPr>
          <w:b w:val="1"/>
          <w:bCs w:val="1"/>
          <w:color w:val="ffffff"/>
          <w:sz w:val="24"/>
          <w:szCs w:val="24"/>
          <w:shd w:fill="4070ec" w:val="clear"/>
          <w:rtl w:val="0"/>
        </w:rPr>
        <w:t xml:space="preserve">POST/GET</w:t>
      </w:r>
    </w:p>
    <w:p w:rsidR="00000000" w:rsidDel="00000000" w:rsidP="00000000" w:rsidRDefault="00000000" w:rsidRPr="00000000" w14:paraId="000001A8">
      <w:pPr>
        <w:spacing w:before="100" w:lineRule="auto"/>
        <w:ind w:left="-360" w:firstLine="0"/>
        <w:rPr>
          <w:color w:val="555555"/>
          <w:sz w:val="24"/>
          <w:szCs w:val="24"/>
          <w:highlight w:val="white"/>
        </w:rPr>
      </w:pPr>
      <w:r w:rsidDel="00000000" w:rsidR="00000000" w:rsidRPr="00000000">
        <w:rPr>
          <w:color w:val="555555"/>
          <w:sz w:val="24"/>
          <w:szCs w:val="24"/>
          <w:highlight w:val="white"/>
          <w:rtl w:val="0"/>
        </w:rPr>
        <w:t xml:space="preserve">Production</w:t>
      </w:r>
    </w:p>
    <w:p w:rsidR="00000000" w:rsidDel="00000000" w:rsidP="00000000" w:rsidRDefault="00000000" w:rsidRPr="00000000" w14:paraId="000001A9">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40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https://online-gateway.ghn.vn/shiip/public-api/v3/master-data/ward/all-by-province-id</w:t>
      </w:r>
      <w:r w:rsidDel="00000000" w:rsidR="00000000" w:rsidRPr="00000000">
        <w:rPr>
          <w:rtl w:val="0"/>
        </w:rPr>
      </w:r>
    </w:p>
    <w:p w:rsidR="00000000" w:rsidDel="00000000" w:rsidP="00000000" w:rsidRDefault="00000000" w:rsidRPr="00000000" w14:paraId="000001AA">
      <w:pPr>
        <w:spacing w:before="100" w:lineRule="auto"/>
        <w:ind w:left="-360" w:firstLine="0"/>
        <w:rPr>
          <w:color w:val="555555"/>
          <w:sz w:val="24"/>
          <w:szCs w:val="24"/>
          <w:highlight w:val="white"/>
        </w:rPr>
      </w:pPr>
      <w:r w:rsidDel="00000000" w:rsidR="00000000" w:rsidRPr="00000000">
        <w:rPr>
          <w:color w:val="555555"/>
          <w:sz w:val="24"/>
          <w:szCs w:val="24"/>
          <w:highlight w:val="white"/>
          <w:rtl w:val="0"/>
        </w:rPr>
        <w:t xml:space="preserve">Test</w:t>
      </w:r>
    </w:p>
    <w:p w:rsidR="00000000" w:rsidDel="00000000" w:rsidP="00000000" w:rsidRDefault="00000000" w:rsidRPr="00000000" w14:paraId="000001AB">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40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https://dev-online-gateway.ghn.vn/shiip/public-api/v3/master-data/ward/all-by-province-id</w:t>
      </w:r>
    </w:p>
    <w:p w:rsidR="00000000" w:rsidDel="00000000" w:rsidP="00000000" w:rsidRDefault="00000000" w:rsidRPr="00000000" w14:paraId="000001AC">
      <w:pPr>
        <w:spacing w:before="100" w:lineRule="auto"/>
        <w:ind w:left="-360" w:firstLine="0"/>
        <w:rPr>
          <w:color w:val="555555"/>
          <w:sz w:val="24"/>
          <w:szCs w:val="24"/>
          <w:highlight w:val="white"/>
        </w:rPr>
      </w:pPr>
      <w:r w:rsidDel="00000000" w:rsidR="00000000" w:rsidRPr="00000000">
        <w:rPr>
          <w:color w:val="555555"/>
          <w:sz w:val="24"/>
          <w:szCs w:val="24"/>
          <w:highlight w:val="white"/>
          <w:rtl w:val="0"/>
        </w:rPr>
        <w:t xml:space="preserve">Curl</w:t>
      </w:r>
    </w:p>
    <w:p w:rsidR="00000000" w:rsidDel="00000000" w:rsidP="00000000" w:rsidRDefault="00000000" w:rsidRPr="00000000" w14:paraId="000001AD">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220" w:before="22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curl --location 'dev-online-gateway.ghn.vn/shiip/public-api/v3/master-data/ward/all-by-province-id' \</w:t>
      </w:r>
    </w:p>
    <w:p w:rsidR="00000000" w:rsidDel="00000000" w:rsidP="00000000" w:rsidRDefault="00000000" w:rsidRPr="00000000" w14:paraId="000001AE">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220" w:before="22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--header 'token: 568912b0-e502-11ef-b2e4-6ec7c647cc27' \</w:t>
      </w:r>
    </w:p>
    <w:p w:rsidR="00000000" w:rsidDel="00000000" w:rsidP="00000000" w:rsidRDefault="00000000" w:rsidRPr="00000000" w14:paraId="000001AF">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220" w:before="22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--header 'content-type: application/json' \</w:t>
      </w:r>
    </w:p>
    <w:p w:rsidR="00000000" w:rsidDel="00000000" w:rsidP="00000000" w:rsidRDefault="00000000" w:rsidRPr="00000000" w14:paraId="000001B0">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220" w:before="22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--header 'Authorization: Basic e3t1c2VybmFtZX19Ont7cGFzc3dvcmR9fQ==' \</w:t>
      </w:r>
    </w:p>
    <w:p w:rsidR="00000000" w:rsidDel="00000000" w:rsidP="00000000" w:rsidRDefault="00000000" w:rsidRPr="00000000" w14:paraId="000001B1">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220" w:before="22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--data '{</w:t>
      </w:r>
    </w:p>
    <w:p w:rsidR="00000000" w:rsidDel="00000000" w:rsidP="00000000" w:rsidRDefault="00000000" w:rsidRPr="00000000" w14:paraId="000001B2">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220" w:before="22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"province_id": 1000033,</w:t>
      </w:r>
    </w:p>
    <w:p w:rsidR="00000000" w:rsidDel="00000000" w:rsidP="00000000" w:rsidRDefault="00000000" w:rsidRPr="00000000" w14:paraId="000001B3">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220" w:before="22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"offset": 0,</w:t>
      </w:r>
    </w:p>
    <w:p w:rsidR="00000000" w:rsidDel="00000000" w:rsidP="00000000" w:rsidRDefault="00000000" w:rsidRPr="00000000" w14:paraId="000001B4">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220" w:before="22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"limit": 200</w:t>
      </w:r>
    </w:p>
    <w:p w:rsidR="00000000" w:rsidDel="00000000" w:rsidP="00000000" w:rsidRDefault="00000000" w:rsidRPr="00000000" w14:paraId="000001B5">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220" w:before="220" w:lineRule="auto"/>
        <w:rPr>
          <w:color w:val="555555"/>
          <w:sz w:val="24"/>
          <w:szCs w:val="24"/>
          <w:highlight w:val="white"/>
        </w:rPr>
      </w:pPr>
      <w:r w:rsidDel="00000000" w:rsidR="00000000" w:rsidRPr="00000000">
        <w:rPr>
          <w:rFonts w:ascii="Courier New" w:cs="Courier New" w:eastAsia="Courier New" w:hAnsi="Courier New"/>
          <w:color w:val="ffffff"/>
          <w:sz w:val="24"/>
          <w:szCs w:val="24"/>
          <w:rtl w:val="0"/>
        </w:rPr>
        <w:t xml:space="preserve">}'</w:t>
      </w:r>
      <w:r w:rsidDel="00000000" w:rsidR="00000000" w:rsidRPr="00000000">
        <w:rPr>
          <w:rtl w:val="0"/>
        </w:rPr>
      </w:r>
    </w:p>
    <w:p w:rsidR="00000000" w:rsidDel="00000000" w:rsidP="00000000" w:rsidRDefault="00000000" w:rsidRPr="00000000" w14:paraId="000001B6">
      <w:pPr>
        <w:spacing w:before="100" w:lineRule="auto"/>
        <w:ind w:left="-360" w:firstLine="0"/>
        <w:rPr>
          <w:color w:val="555555"/>
          <w:sz w:val="24"/>
          <w:szCs w:val="24"/>
          <w:highlight w:val="white"/>
        </w:rPr>
      </w:pPr>
      <w:r w:rsidDel="00000000" w:rsidR="00000000" w:rsidRPr="00000000">
        <w:rPr>
          <w:rtl w:val="0"/>
        </w:rPr>
      </w:r>
    </w:p>
    <w:p w:rsidR="00000000" w:rsidDel="00000000" w:rsidP="00000000" w:rsidRDefault="00000000" w:rsidRPr="00000000" w14:paraId="000001B7">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0" w:line="254.11764705882354" w:lineRule="auto"/>
        <w:rPr>
          <w:b w:val="1"/>
          <w:bCs w:val="1"/>
        </w:rPr>
      </w:pPr>
      <w:r w:rsidDel="00000000" w:rsidR="00000000" w:rsidRPr="00000000">
        <w:rPr>
          <w:b w:val="1"/>
          <w:bCs w:val="1"/>
          <w:rtl w:val="0"/>
        </w:rPr>
        <w:t xml:space="preserve">Cấu trúc Request</w:t>
      </w:r>
    </w:p>
    <w:tbl>
      <w:tblPr>
        <w:tblStyle w:val="Table4"/>
        <w:tblW w:w="12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82.7530364372474"/>
        <w:gridCol w:w="1298.6234817813765"/>
        <w:gridCol w:w="7778.623481781377"/>
        <w:tblGridChange w:id="0">
          <w:tblGrid>
            <w:gridCol w:w="3882.7530364372474"/>
            <w:gridCol w:w="1298.6234817813765"/>
            <w:gridCol w:w="7778.623481781377"/>
          </w:tblGrid>
        </w:tblGridChange>
      </w:tblGrid>
      <w:tr>
        <w:trPr>
          <w:cantSplit w:val="0"/>
          <w:trHeight w:val="360" w:hRule="atLeast"/>
          <w:tblHeader w:val="0"/>
        </w:trPr>
        <w:tc>
          <w:tcPr>
            <w:tcBorders>
              <w:top w:color="e0e0e0" w:space="0" w:sz="5" w:val="single"/>
              <w:left w:color="e0e0e0" w:space="0" w:sz="5" w:val="single"/>
              <w:bottom w:color="e0e0e0" w:space="0" w:sz="5" w:val="single"/>
              <w:right w:color="e0e0e0" w:space="0" w:sz="5" w:val="single"/>
            </w:tcBorders>
            <w:shd w:fill="f5f5f5" w:val="clear"/>
            <w:tcMar>
              <w:top w:w="60.0" w:type="dxa"/>
              <w:left w:w="120.0" w:type="dxa"/>
              <w:bottom w:w="60.0" w:type="dxa"/>
              <w:right w:w="120.0" w:type="dxa"/>
            </w:tcMar>
            <w:vAlign w:val="top"/>
          </w:tcPr>
          <w:p w:rsidR="00000000" w:rsidDel="00000000" w:rsidP="00000000" w:rsidRDefault="00000000" w:rsidRPr="00000000" w14:paraId="000001B8">
            <w:pPr>
              <w:spacing w:after="300" w:lineRule="auto"/>
              <w:rPr>
                <w:color w:val="333333"/>
                <w:sz w:val="21"/>
                <w:szCs w:val="21"/>
                <w:highlight w:val="white"/>
              </w:rPr>
            </w:pPr>
            <w:r w:rsidDel="00000000" w:rsidR="00000000" w:rsidRPr="00000000">
              <w:rPr>
                <w:b w:val="1"/>
                <w:bCs w:val="1"/>
                <w:color w:val="333333"/>
                <w:sz w:val="21"/>
                <w:szCs w:val="21"/>
                <w:highlight w:val="white"/>
                <w:rtl w:val="0"/>
              </w:rPr>
              <w:t xml:space="preserve">Trường dữ liệu</w:t>
            </w:r>
            <w:r w:rsidDel="00000000" w:rsidR="00000000" w:rsidRPr="00000000">
              <w:rPr>
                <w:rtl w:val="0"/>
              </w:rPr>
            </w:r>
          </w:p>
        </w:tc>
        <w:tc>
          <w:tcPr>
            <w:tcBorders>
              <w:top w:color="e0e0e0" w:space="0" w:sz="5" w:val="single"/>
              <w:left w:color="e0e0e0" w:space="0" w:sz="5" w:val="single"/>
              <w:bottom w:color="e0e0e0" w:space="0" w:sz="5" w:val="single"/>
              <w:right w:color="e0e0e0" w:space="0" w:sz="5" w:val="single"/>
            </w:tcBorders>
            <w:shd w:fill="f5f5f5" w:val="clear"/>
            <w:tcMar>
              <w:top w:w="60.0" w:type="dxa"/>
              <w:left w:w="120.0" w:type="dxa"/>
              <w:bottom w:w="60.0" w:type="dxa"/>
              <w:right w:w="120.0" w:type="dxa"/>
            </w:tcMar>
            <w:vAlign w:val="top"/>
          </w:tcPr>
          <w:p w:rsidR="00000000" w:rsidDel="00000000" w:rsidP="00000000" w:rsidRDefault="00000000" w:rsidRPr="00000000" w14:paraId="000001B9">
            <w:pPr>
              <w:spacing w:after="300" w:lineRule="auto"/>
              <w:rPr>
                <w:color w:val="333333"/>
                <w:sz w:val="21"/>
                <w:szCs w:val="21"/>
                <w:highlight w:val="white"/>
              </w:rPr>
            </w:pPr>
            <w:r w:rsidDel="00000000" w:rsidR="00000000" w:rsidRPr="00000000">
              <w:rPr>
                <w:b w:val="1"/>
                <w:bCs w:val="1"/>
                <w:color w:val="333333"/>
                <w:sz w:val="21"/>
                <w:szCs w:val="21"/>
                <w:highlight w:val="white"/>
                <w:rtl w:val="0"/>
              </w:rPr>
              <w:t xml:space="preserve">Kiểu dữ liệu</w:t>
            </w:r>
            <w:r w:rsidDel="00000000" w:rsidR="00000000" w:rsidRPr="00000000">
              <w:rPr>
                <w:rtl w:val="0"/>
              </w:rPr>
            </w:r>
          </w:p>
        </w:tc>
        <w:tc>
          <w:tcPr>
            <w:tcBorders>
              <w:top w:color="e0e0e0" w:space="0" w:sz="5" w:val="single"/>
              <w:left w:color="e0e0e0" w:space="0" w:sz="5" w:val="single"/>
              <w:bottom w:color="e0e0e0" w:space="0" w:sz="5" w:val="single"/>
              <w:right w:color="e0e0e0" w:space="0" w:sz="5" w:val="single"/>
            </w:tcBorders>
            <w:shd w:fill="f5f5f5" w:val="clear"/>
            <w:tcMar>
              <w:top w:w="60.0" w:type="dxa"/>
              <w:left w:w="120.0" w:type="dxa"/>
              <w:bottom w:w="60.0" w:type="dxa"/>
              <w:right w:w="120.0" w:type="dxa"/>
            </w:tcMar>
            <w:vAlign w:val="top"/>
          </w:tcPr>
          <w:p w:rsidR="00000000" w:rsidDel="00000000" w:rsidP="00000000" w:rsidRDefault="00000000" w:rsidRPr="00000000" w14:paraId="000001BA">
            <w:pPr>
              <w:spacing w:after="300" w:lineRule="auto"/>
              <w:rPr>
                <w:color w:val="333333"/>
                <w:sz w:val="21"/>
                <w:szCs w:val="21"/>
                <w:highlight w:val="white"/>
              </w:rPr>
            </w:pPr>
            <w:r w:rsidDel="00000000" w:rsidR="00000000" w:rsidRPr="00000000">
              <w:rPr>
                <w:b w:val="1"/>
                <w:bCs w:val="1"/>
                <w:color w:val="333333"/>
                <w:sz w:val="21"/>
                <w:szCs w:val="21"/>
                <w:highlight w:val="white"/>
                <w:rtl w:val="0"/>
              </w:rPr>
              <w:t xml:space="preserve">Mô tả</w:t>
            </w:r>
            <w:r w:rsidDel="00000000" w:rsidR="00000000" w:rsidRPr="00000000">
              <w:rPr>
                <w:rtl w:val="0"/>
              </w:rPr>
            </w:r>
          </w:p>
        </w:tc>
      </w:tr>
      <w:tr>
        <w:trPr>
          <w:cantSplit w:val="0"/>
          <w:trHeight w:val="540" w:hRule="atLeast"/>
          <w:tblHeader w:val="0"/>
        </w:trPr>
        <w:tc>
          <w:tcPr>
            <w:tcBorders>
              <w:top w:color="e0e0e0" w:space="0" w:sz="5" w:val="single"/>
              <w:left w:color="e0e0e0" w:space="0" w:sz="5" w:val="single"/>
              <w:bottom w:color="e0e0e0" w:space="0" w:sz="5" w:val="single"/>
              <w:right w:color="e0e0e0" w:space="0" w:sz="5" w:val="single"/>
            </w:tcBorders>
            <w:tcMar>
              <w:top w:w="160.0" w:type="dxa"/>
              <w:left w:w="120.0" w:type="dxa"/>
              <w:bottom w:w="0.0" w:type="dxa"/>
              <w:right w:w="120.0" w:type="dxa"/>
            </w:tcMar>
            <w:vAlign w:val="top"/>
          </w:tcPr>
          <w:p w:rsidR="00000000" w:rsidDel="00000000" w:rsidP="00000000" w:rsidRDefault="00000000" w:rsidRPr="00000000" w14:paraId="000001BB">
            <w:pPr>
              <w:spacing w:after="300" w:lineRule="auto"/>
              <w:rPr>
                <w:color w:val="333333"/>
                <w:sz w:val="21"/>
                <w:szCs w:val="21"/>
                <w:highlight w:val="white"/>
              </w:rPr>
            </w:pPr>
            <w:r w:rsidDel="00000000" w:rsidR="00000000" w:rsidRPr="00000000">
              <w:rPr>
                <w:rFonts w:ascii="Courier New" w:cs="Courier New" w:eastAsia="Courier New" w:hAnsi="Courier New"/>
                <w:color w:val="333333"/>
                <w:sz w:val="21"/>
                <w:szCs w:val="21"/>
                <w:highlight w:val="white"/>
                <w:rtl w:val="0"/>
              </w:rPr>
              <w:t xml:space="preserve">token</w:t>
            </w:r>
            <w:r w:rsidDel="00000000" w:rsidR="00000000" w:rsidRPr="00000000">
              <w:rPr>
                <w:rtl w:val="0"/>
              </w:rPr>
            </w:r>
          </w:p>
        </w:tc>
        <w:tc>
          <w:tcPr>
            <w:tcBorders>
              <w:top w:color="e0e0e0" w:space="0" w:sz="5" w:val="single"/>
              <w:left w:color="e0e0e0" w:space="0" w:sz="5" w:val="single"/>
              <w:bottom w:color="e0e0e0" w:space="0" w:sz="5" w:val="single"/>
              <w:right w:color="e0e0e0" w:space="0" w:sz="5" w:val="single"/>
            </w:tcBorders>
            <w:tcMar>
              <w:top w:w="160.0" w:type="dxa"/>
              <w:left w:w="120.0" w:type="dxa"/>
              <w:bottom w:w="0.0" w:type="dxa"/>
              <w:right w:w="120.0" w:type="dxa"/>
            </w:tcMar>
            <w:vAlign w:val="top"/>
          </w:tcPr>
          <w:p w:rsidR="00000000" w:rsidDel="00000000" w:rsidP="00000000" w:rsidRDefault="00000000" w:rsidRPr="00000000" w14:paraId="000001BC">
            <w:pPr>
              <w:spacing w:after="300" w:lineRule="auto"/>
              <w:rPr>
                <w:color w:val="333333"/>
                <w:sz w:val="21"/>
                <w:szCs w:val="21"/>
                <w:highlight w:val="white"/>
              </w:rPr>
            </w:pPr>
            <w:r w:rsidDel="00000000" w:rsidR="00000000" w:rsidRPr="00000000">
              <w:rPr>
                <w:color w:val="333333"/>
                <w:sz w:val="21"/>
                <w:szCs w:val="21"/>
                <w:highlight w:val="white"/>
                <w:rtl w:val="0"/>
              </w:rPr>
              <w:t xml:space="preserve">String</w:t>
            </w:r>
          </w:p>
        </w:tc>
        <w:tc>
          <w:tcPr>
            <w:tcBorders>
              <w:top w:color="e0e0e0" w:space="0" w:sz="5" w:val="single"/>
              <w:left w:color="e0e0e0" w:space="0" w:sz="5" w:val="single"/>
              <w:bottom w:color="e0e0e0" w:space="0" w:sz="5" w:val="single"/>
              <w:right w:color="e0e0e0" w:space="0" w:sz="5" w:val="single"/>
            </w:tcBorders>
            <w:tcMar>
              <w:top w:w="160.0" w:type="dxa"/>
              <w:left w:w="120.0" w:type="dxa"/>
              <w:bottom w:w="0.0" w:type="dxa"/>
              <w:right w:w="120.0" w:type="dxa"/>
            </w:tcMar>
            <w:vAlign w:val="top"/>
          </w:tcPr>
          <w:p w:rsidR="00000000" w:rsidDel="00000000" w:rsidP="00000000" w:rsidRDefault="00000000" w:rsidRPr="00000000" w14:paraId="000001BD">
            <w:pPr>
              <w:spacing w:after="460" w:lineRule="auto"/>
              <w:rPr>
                <w:color w:val="808080"/>
                <w:sz w:val="21"/>
                <w:szCs w:val="21"/>
                <w:highlight w:val="white"/>
              </w:rPr>
            </w:pPr>
            <w:r w:rsidDel="00000000" w:rsidR="00000000" w:rsidRPr="00000000">
              <w:rPr>
                <w:color w:val="808080"/>
                <w:sz w:val="21"/>
                <w:szCs w:val="21"/>
                <w:highlight w:val="white"/>
                <w:rtl w:val="0"/>
              </w:rPr>
              <w:t xml:space="preserve">Dùng để xác định định danh của tài khoản và dùng cho các trường hợp gọi tới các API.</w:t>
            </w:r>
          </w:p>
        </w:tc>
      </w:tr>
      <w:tr>
        <w:trPr>
          <w:cantSplit w:val="0"/>
          <w:trHeight w:val="540" w:hRule="atLeast"/>
          <w:tblHeader w:val="0"/>
        </w:trPr>
        <w:tc>
          <w:tcPr>
            <w:tcBorders>
              <w:top w:color="e0e0e0" w:space="0" w:sz="5" w:val="single"/>
              <w:left w:color="e0e0e0" w:space="0" w:sz="5" w:val="single"/>
              <w:bottom w:color="e0e0e0" w:space="0" w:sz="5" w:val="single"/>
              <w:right w:color="e0e0e0" w:space="0" w:sz="5" w:val="single"/>
            </w:tcBorders>
            <w:tcMar>
              <w:top w:w="160.0" w:type="dxa"/>
              <w:left w:w="120.0" w:type="dxa"/>
              <w:bottom w:w="0.0" w:type="dxa"/>
              <w:right w:w="120.0" w:type="dxa"/>
            </w:tcMar>
            <w:vAlign w:val="top"/>
          </w:tcPr>
          <w:p w:rsidR="00000000" w:rsidDel="00000000" w:rsidP="00000000" w:rsidRDefault="00000000" w:rsidRPr="00000000" w14:paraId="000001BE">
            <w:pPr>
              <w:spacing w:after="300" w:lineRule="auto"/>
              <w:rPr>
                <w:color w:val="333333"/>
                <w:sz w:val="21"/>
                <w:szCs w:val="21"/>
                <w:highlight w:val="white"/>
              </w:rPr>
            </w:pPr>
            <w:r w:rsidDel="00000000" w:rsidR="00000000" w:rsidRPr="00000000">
              <w:rPr>
                <w:rFonts w:ascii="Courier New" w:cs="Courier New" w:eastAsia="Courier New" w:hAnsi="Courier New"/>
                <w:color w:val="333333"/>
                <w:sz w:val="21"/>
                <w:szCs w:val="21"/>
                <w:highlight w:val="white"/>
                <w:rtl w:val="0"/>
              </w:rPr>
              <w:t xml:space="preserve">province_id</w:t>
            </w:r>
            <w:r w:rsidDel="00000000" w:rsidR="00000000" w:rsidRPr="00000000">
              <w:rPr>
                <w:rtl w:val="0"/>
              </w:rPr>
            </w:r>
          </w:p>
        </w:tc>
        <w:tc>
          <w:tcPr>
            <w:tcBorders>
              <w:top w:color="e0e0e0" w:space="0" w:sz="5" w:val="single"/>
              <w:left w:color="e0e0e0" w:space="0" w:sz="5" w:val="single"/>
              <w:bottom w:color="e0e0e0" w:space="0" w:sz="5" w:val="single"/>
              <w:right w:color="e0e0e0" w:space="0" w:sz="5" w:val="single"/>
            </w:tcBorders>
            <w:tcMar>
              <w:top w:w="160.0" w:type="dxa"/>
              <w:left w:w="120.0" w:type="dxa"/>
              <w:bottom w:w="0.0" w:type="dxa"/>
              <w:right w:w="120.0" w:type="dxa"/>
            </w:tcMar>
            <w:vAlign w:val="top"/>
          </w:tcPr>
          <w:p w:rsidR="00000000" w:rsidDel="00000000" w:rsidP="00000000" w:rsidRDefault="00000000" w:rsidRPr="00000000" w14:paraId="000001BF">
            <w:pPr>
              <w:spacing w:after="300" w:lineRule="auto"/>
              <w:rPr>
                <w:color w:val="333333"/>
                <w:sz w:val="21"/>
                <w:szCs w:val="21"/>
                <w:highlight w:val="white"/>
              </w:rPr>
            </w:pPr>
            <w:r w:rsidDel="00000000" w:rsidR="00000000" w:rsidRPr="00000000">
              <w:rPr>
                <w:color w:val="333333"/>
                <w:sz w:val="21"/>
                <w:szCs w:val="21"/>
                <w:highlight w:val="white"/>
                <w:rtl w:val="0"/>
              </w:rPr>
              <w:t xml:space="preserve">Int</w:t>
            </w:r>
          </w:p>
        </w:tc>
        <w:tc>
          <w:tcPr>
            <w:tcBorders>
              <w:top w:color="e0e0e0" w:space="0" w:sz="5" w:val="single"/>
              <w:left w:color="e0e0e0" w:space="0" w:sz="5" w:val="single"/>
              <w:bottom w:color="e0e0e0" w:space="0" w:sz="5" w:val="single"/>
              <w:right w:color="e0e0e0" w:space="0" w:sz="5" w:val="single"/>
            </w:tcBorders>
            <w:tcMar>
              <w:top w:w="160.0" w:type="dxa"/>
              <w:left w:w="120.0" w:type="dxa"/>
              <w:bottom w:w="0.0" w:type="dxa"/>
              <w:right w:w="120.0" w:type="dxa"/>
            </w:tcMar>
            <w:vAlign w:val="top"/>
          </w:tcPr>
          <w:p w:rsidR="00000000" w:rsidDel="00000000" w:rsidP="00000000" w:rsidRDefault="00000000" w:rsidRPr="00000000" w14:paraId="000001C0">
            <w:pPr>
              <w:spacing w:after="460" w:lineRule="auto"/>
              <w:rPr>
                <w:color w:val="337ab7"/>
                <w:sz w:val="21"/>
                <w:szCs w:val="21"/>
                <w:highlight w:val="white"/>
              </w:rPr>
            </w:pPr>
            <w:r w:rsidDel="00000000" w:rsidR="00000000" w:rsidRPr="00000000">
              <w:rPr>
                <w:color w:val="808080"/>
                <w:sz w:val="21"/>
                <w:szCs w:val="21"/>
                <w:highlight w:val="white"/>
                <w:rtl w:val="0"/>
              </w:rPr>
              <w:t xml:space="preserve">ID Tỉnh/thành được lấy từ </w:t>
            </w:r>
            <w:hyperlink w:anchor="_gscpb8iqniqe">
              <w:r w:rsidDel="00000000" w:rsidR="00000000" w:rsidRPr="00000000">
                <w:rPr>
                  <w:color w:val="1155cc"/>
                  <w:sz w:val="21"/>
                  <w:szCs w:val="21"/>
                  <w:highlight w:val="white"/>
                  <w:u w:val="single"/>
                  <w:rtl w:val="0"/>
                </w:rPr>
                <w:t xml:space="preserve">API Lấy danh sách Tỉnh/thành mới</w:t>
              </w:r>
            </w:hyperlink>
            <w:r w:rsidDel="00000000" w:rsidR="00000000" w:rsidRPr="00000000">
              <w:rPr>
                <w:rtl w:val="0"/>
              </w:rPr>
            </w:r>
          </w:p>
        </w:tc>
      </w:tr>
    </w:tbl>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00" w:before="0" w:line="260" w:lineRule="auto"/>
        <w:rPr>
          <w:b w:val="1"/>
          <w:bCs w:val="1"/>
          <w:sz w:val="28"/>
          <w:szCs w:val="28"/>
        </w:rPr>
      </w:pPr>
      <w:bookmarkStart w:colFirst="0" w:colLast="0" w:name="_bfudqvkqcct1" w:id="12"/>
      <w:bookmarkEnd w:id="12"/>
      <w:r w:rsidDel="00000000" w:rsidR="00000000" w:rsidRPr="00000000">
        <w:rPr>
          <w:b w:val="1"/>
          <w:bCs w:val="1"/>
          <w:sz w:val="28"/>
          <w:szCs w:val="28"/>
          <w:rtl w:val="0"/>
        </w:rPr>
        <w:t xml:space="preserve">5. API tính phí</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b w:val="1"/>
          <w:bCs w:val="1"/>
          <w:color w:val="ffffff"/>
          <w:sz w:val="24"/>
          <w:szCs w:val="24"/>
          <w:shd w:fill="4070ec" w:val="clear"/>
        </w:rPr>
      </w:pPr>
      <w:r w:rsidDel="00000000" w:rsidR="00000000" w:rsidRPr="00000000">
        <w:rPr>
          <w:b w:val="1"/>
          <w:bCs w:val="1"/>
          <w:color w:val="ffffff"/>
          <w:sz w:val="24"/>
          <w:szCs w:val="24"/>
          <w:shd w:fill="4070ec" w:val="clear"/>
          <w:rtl w:val="0"/>
        </w:rPr>
        <w:t xml:space="preserve">POST/GET</w:t>
      </w:r>
    </w:p>
    <w:p w:rsidR="00000000" w:rsidDel="00000000" w:rsidP="00000000" w:rsidRDefault="00000000" w:rsidRPr="00000000" w14:paraId="000001C7">
      <w:pPr>
        <w:spacing w:before="100" w:lineRule="auto"/>
        <w:ind w:left="-360" w:firstLine="0"/>
        <w:rPr>
          <w:color w:val="555555"/>
          <w:sz w:val="24"/>
          <w:szCs w:val="24"/>
          <w:highlight w:val="white"/>
        </w:rPr>
      </w:pPr>
      <w:r w:rsidDel="00000000" w:rsidR="00000000" w:rsidRPr="00000000">
        <w:rPr>
          <w:color w:val="555555"/>
          <w:sz w:val="24"/>
          <w:szCs w:val="24"/>
          <w:highlight w:val="white"/>
          <w:rtl w:val="0"/>
        </w:rPr>
        <w:t xml:space="preserve">Production</w:t>
      </w:r>
    </w:p>
    <w:p w:rsidR="00000000" w:rsidDel="00000000" w:rsidP="00000000" w:rsidRDefault="00000000" w:rsidRPr="00000000" w14:paraId="000001C8">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300" w:line="342.8568"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highlight w:val="black"/>
          <w:rtl w:val="0"/>
        </w:rPr>
        <w:t xml:space="preserve">https://online-gateway.ghn.vn/shiip/public-api/v2/shipping-order/fee</w:t>
      </w:r>
      <w:r w:rsidDel="00000000" w:rsidR="00000000" w:rsidRPr="00000000">
        <w:rPr>
          <w:rtl w:val="0"/>
        </w:rPr>
      </w:r>
    </w:p>
    <w:p w:rsidR="00000000" w:rsidDel="00000000" w:rsidP="00000000" w:rsidRDefault="00000000" w:rsidRPr="00000000" w14:paraId="000001C9">
      <w:pPr>
        <w:spacing w:before="100" w:lineRule="auto"/>
        <w:ind w:left="-360" w:firstLine="0"/>
        <w:rPr>
          <w:color w:val="555555"/>
          <w:sz w:val="24"/>
          <w:szCs w:val="24"/>
          <w:highlight w:val="white"/>
        </w:rPr>
      </w:pPr>
      <w:r w:rsidDel="00000000" w:rsidR="00000000" w:rsidRPr="00000000">
        <w:rPr>
          <w:color w:val="555555"/>
          <w:sz w:val="24"/>
          <w:szCs w:val="24"/>
          <w:highlight w:val="white"/>
          <w:rtl w:val="0"/>
        </w:rPr>
        <w:t xml:space="preserve">Test</w:t>
      </w:r>
    </w:p>
    <w:p w:rsidR="00000000" w:rsidDel="00000000" w:rsidP="00000000" w:rsidRDefault="00000000" w:rsidRPr="00000000" w14:paraId="000001CA">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300" w:line="342.8568" w:lineRule="auto"/>
        <w:rPr>
          <w:color w:val="555555"/>
          <w:sz w:val="21"/>
          <w:szCs w:val="21"/>
        </w:rPr>
      </w:pPr>
      <w:r w:rsidDel="00000000" w:rsidR="00000000" w:rsidRPr="00000000">
        <w:rPr>
          <w:rFonts w:ascii="Courier New" w:cs="Courier New" w:eastAsia="Courier New" w:hAnsi="Courier New"/>
          <w:color w:val="ffffff"/>
          <w:sz w:val="24"/>
          <w:szCs w:val="24"/>
          <w:highlight w:val="black"/>
          <w:rtl w:val="0"/>
        </w:rPr>
        <w:t xml:space="preserve">https://dev-online-gateway.ghn.vn/shiip/public-api/v2/shipping-order/fee</w:t>
      </w: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spacing w:before="100" w:lineRule="auto"/>
        <w:ind w:left="-360" w:firstLine="0"/>
        <w:rPr>
          <w:color w:val="555555"/>
          <w:sz w:val="24"/>
          <w:szCs w:val="24"/>
          <w:highlight w:val="white"/>
        </w:rPr>
      </w:pPr>
      <w:r w:rsidDel="00000000" w:rsidR="00000000" w:rsidRPr="00000000">
        <w:rPr>
          <w:color w:val="555555"/>
          <w:sz w:val="24"/>
          <w:szCs w:val="24"/>
          <w:highlight w:val="white"/>
          <w:rtl w:val="0"/>
        </w:rPr>
        <w:t xml:space="preserve">Curl</w:t>
      </w:r>
    </w:p>
    <w:p w:rsidR="00000000" w:rsidDel="00000000" w:rsidP="00000000" w:rsidRDefault="00000000" w:rsidRPr="00000000" w14:paraId="000001CD">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220" w:before="22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curl --location 'localhost/public-api/v2/shipping-order/fee' \</w:t>
      </w:r>
    </w:p>
    <w:p w:rsidR="00000000" w:rsidDel="00000000" w:rsidP="00000000" w:rsidRDefault="00000000" w:rsidRPr="00000000" w14:paraId="000001CE">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220" w:before="22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--header 'shop_id: 59123' \</w:t>
      </w:r>
    </w:p>
    <w:p w:rsidR="00000000" w:rsidDel="00000000" w:rsidP="00000000" w:rsidRDefault="00000000" w:rsidRPr="00000000" w14:paraId="000001CF">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220" w:before="22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--header 'token: c35fe6ba-5016-11f0-9b81-222185cb68c8' \</w:t>
      </w:r>
    </w:p>
    <w:p w:rsidR="00000000" w:rsidDel="00000000" w:rsidP="00000000" w:rsidRDefault="00000000" w:rsidRPr="00000000" w14:paraId="000001D0">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220" w:before="22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--header 'user-agent: Mozilla/5.0 (Macintosh; Intel Mac OS X 10_15_7) AppleWebKit/537.36 (KHTML, like Gecko) Chrome/137.0.0.0 Safari/537.36' \</w:t>
      </w:r>
    </w:p>
    <w:p w:rsidR="00000000" w:rsidDel="00000000" w:rsidP="00000000" w:rsidRDefault="00000000" w:rsidRPr="00000000" w14:paraId="000001D1">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220" w:before="22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--header 'Content-Type: application/json' \</w:t>
      </w:r>
    </w:p>
    <w:p w:rsidR="00000000" w:rsidDel="00000000" w:rsidP="00000000" w:rsidRDefault="00000000" w:rsidRPr="00000000" w14:paraId="000001D2">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220" w:before="22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--data '{</w:t>
      </w:r>
    </w:p>
    <w:p w:rsidR="00000000" w:rsidDel="00000000" w:rsidP="00000000" w:rsidRDefault="00000000" w:rsidRPr="00000000" w14:paraId="000001D3">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220" w:before="22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"shop_id": 59123,</w:t>
      </w:r>
    </w:p>
    <w:p w:rsidR="00000000" w:rsidDel="00000000" w:rsidP="00000000" w:rsidRDefault="00000000" w:rsidRPr="00000000" w14:paraId="000001D4">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220" w:before="22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"from_district_id": 1690,</w:t>
      </w:r>
    </w:p>
    <w:p w:rsidR="00000000" w:rsidDel="00000000" w:rsidP="00000000" w:rsidRDefault="00000000" w:rsidRPr="00000000" w14:paraId="000001D5">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220" w:before="22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"from_ward_code": "520803",</w:t>
      </w:r>
    </w:p>
    <w:p w:rsidR="00000000" w:rsidDel="00000000" w:rsidP="00000000" w:rsidRDefault="00000000" w:rsidRPr="00000000" w14:paraId="000001D6">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220" w:before="22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"to_district_id": 1452,</w:t>
      </w:r>
    </w:p>
    <w:p w:rsidR="00000000" w:rsidDel="00000000" w:rsidP="00000000" w:rsidRDefault="00000000" w:rsidRPr="00000000" w14:paraId="000001D7">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220" w:before="22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"to_ward_code": "21014",</w:t>
      </w:r>
    </w:p>
    <w:p w:rsidR="00000000" w:rsidDel="00000000" w:rsidP="00000000" w:rsidRDefault="00000000" w:rsidRPr="00000000" w14:paraId="000001D8">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220" w:before="22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"height": 10,</w:t>
      </w:r>
    </w:p>
    <w:p w:rsidR="00000000" w:rsidDel="00000000" w:rsidP="00000000" w:rsidRDefault="00000000" w:rsidRPr="00000000" w14:paraId="000001D9">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220" w:before="22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"length": 10,</w:t>
      </w:r>
    </w:p>
    <w:p w:rsidR="00000000" w:rsidDel="00000000" w:rsidP="00000000" w:rsidRDefault="00000000" w:rsidRPr="00000000" w14:paraId="000001DA">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220" w:before="22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"weight": 500,</w:t>
      </w:r>
    </w:p>
    <w:p w:rsidR="00000000" w:rsidDel="00000000" w:rsidP="00000000" w:rsidRDefault="00000000" w:rsidRPr="00000000" w14:paraId="000001DB">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220" w:before="22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"width": 10,</w:t>
      </w:r>
    </w:p>
    <w:p w:rsidR="00000000" w:rsidDel="00000000" w:rsidP="00000000" w:rsidRDefault="00000000" w:rsidRPr="00000000" w14:paraId="000001DC">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220" w:before="22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"cod_failed_amount": 20000,</w:t>
      </w:r>
    </w:p>
    <w:p w:rsidR="00000000" w:rsidDel="00000000" w:rsidP="00000000" w:rsidRDefault="00000000" w:rsidRPr="00000000" w14:paraId="000001DD">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220" w:before="22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"document_return": false,</w:t>
      </w:r>
    </w:p>
    <w:p w:rsidR="00000000" w:rsidDel="00000000" w:rsidP="00000000" w:rsidRDefault="00000000" w:rsidRPr="00000000" w14:paraId="000001DE">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220" w:before="22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"double_check": false,</w:t>
      </w:r>
    </w:p>
    <w:p w:rsidR="00000000" w:rsidDel="00000000" w:rsidP="00000000" w:rsidRDefault="00000000" w:rsidRPr="00000000" w14:paraId="000001DF">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220" w:before="22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"service_id": 100039,</w:t>
      </w:r>
    </w:p>
    <w:p w:rsidR="00000000" w:rsidDel="00000000" w:rsidP="00000000" w:rsidRDefault="00000000" w:rsidRPr="00000000" w14:paraId="000001E0">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220" w:before="22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"service_type_id": 5,</w:t>
      </w:r>
    </w:p>
    <w:p w:rsidR="00000000" w:rsidDel="00000000" w:rsidP="00000000" w:rsidRDefault="00000000" w:rsidRPr="00000000" w14:paraId="000001E1">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220" w:before="22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"items": [</w:t>
      </w:r>
    </w:p>
    <w:p w:rsidR="00000000" w:rsidDel="00000000" w:rsidP="00000000" w:rsidRDefault="00000000" w:rsidRPr="00000000" w14:paraId="000001E2">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220" w:before="22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w:t>
      </w:r>
    </w:p>
    <w:p w:rsidR="00000000" w:rsidDel="00000000" w:rsidP="00000000" w:rsidRDefault="00000000" w:rsidRPr="00000000" w14:paraId="000001E3">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220" w:before="22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"id": 1,</w:t>
      </w:r>
    </w:p>
    <w:p w:rsidR="00000000" w:rsidDel="00000000" w:rsidP="00000000" w:rsidRDefault="00000000" w:rsidRPr="00000000" w14:paraId="000001E4">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220" w:before="22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"name": "",</w:t>
      </w:r>
    </w:p>
    <w:p w:rsidR="00000000" w:rsidDel="00000000" w:rsidP="00000000" w:rsidRDefault="00000000" w:rsidRPr="00000000" w14:paraId="000001E5">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220" w:before="22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"code": "",</w:t>
      </w:r>
    </w:p>
    <w:p w:rsidR="00000000" w:rsidDel="00000000" w:rsidP="00000000" w:rsidRDefault="00000000" w:rsidRPr="00000000" w14:paraId="000001E6">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220" w:before="22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"quantity": 1,</w:t>
      </w:r>
    </w:p>
    <w:p w:rsidR="00000000" w:rsidDel="00000000" w:rsidP="00000000" w:rsidRDefault="00000000" w:rsidRPr="00000000" w14:paraId="000001E7">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220" w:before="22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"weight": 200,</w:t>
      </w:r>
    </w:p>
    <w:p w:rsidR="00000000" w:rsidDel="00000000" w:rsidP="00000000" w:rsidRDefault="00000000" w:rsidRPr="00000000" w14:paraId="000001E8">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220" w:before="22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"length": 10,</w:t>
      </w:r>
    </w:p>
    <w:p w:rsidR="00000000" w:rsidDel="00000000" w:rsidP="00000000" w:rsidRDefault="00000000" w:rsidRPr="00000000" w14:paraId="000001E9">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220" w:before="22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"width": 10,</w:t>
      </w:r>
    </w:p>
    <w:p w:rsidR="00000000" w:rsidDel="00000000" w:rsidP="00000000" w:rsidRDefault="00000000" w:rsidRPr="00000000" w14:paraId="000001EA">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220" w:before="22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"height": 10,</w:t>
      </w:r>
    </w:p>
    <w:p w:rsidR="00000000" w:rsidDel="00000000" w:rsidP="00000000" w:rsidRDefault="00000000" w:rsidRPr="00000000" w14:paraId="000001EB">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220" w:before="22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"convert_weight": 200,</w:t>
      </w:r>
    </w:p>
    <w:p w:rsidR="00000000" w:rsidDel="00000000" w:rsidP="00000000" w:rsidRDefault="00000000" w:rsidRPr="00000000" w14:paraId="000001EC">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220" w:before="22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"calculate_weight": 200,</w:t>
      </w:r>
    </w:p>
    <w:p w:rsidR="00000000" w:rsidDel="00000000" w:rsidP="00000000" w:rsidRDefault="00000000" w:rsidRPr="00000000" w14:paraId="000001ED">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220" w:before="22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"image_ids": []</w:t>
      </w:r>
    </w:p>
    <w:p w:rsidR="00000000" w:rsidDel="00000000" w:rsidP="00000000" w:rsidRDefault="00000000" w:rsidRPr="00000000" w14:paraId="000001EE">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220" w:before="22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w:t>
      </w:r>
    </w:p>
    <w:p w:rsidR="00000000" w:rsidDel="00000000" w:rsidP="00000000" w:rsidRDefault="00000000" w:rsidRPr="00000000" w14:paraId="000001EF">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220" w:before="22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w:t>
      </w:r>
    </w:p>
    <w:p w:rsidR="00000000" w:rsidDel="00000000" w:rsidP="00000000" w:rsidRDefault="00000000" w:rsidRPr="00000000" w14:paraId="000001F0">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220" w:before="22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"from_ward_id_v2": 0,</w:t>
      </w:r>
    </w:p>
    <w:p w:rsidR="00000000" w:rsidDel="00000000" w:rsidP="00000000" w:rsidRDefault="00000000" w:rsidRPr="00000000" w14:paraId="000001F1">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220" w:before="22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"from_address_v2": "",</w:t>
      </w:r>
    </w:p>
    <w:p w:rsidR="00000000" w:rsidDel="00000000" w:rsidP="00000000" w:rsidRDefault="00000000" w:rsidRPr="00000000" w14:paraId="000001F2">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220" w:before="22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"is_new_from_address": false,</w:t>
      </w:r>
    </w:p>
    <w:p w:rsidR="00000000" w:rsidDel="00000000" w:rsidP="00000000" w:rsidRDefault="00000000" w:rsidRPr="00000000" w14:paraId="000001F3">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220" w:before="22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"to_ward_id_v2": 1002339,</w:t>
      </w:r>
    </w:p>
    <w:p w:rsidR="00000000" w:rsidDel="00000000" w:rsidP="00000000" w:rsidRDefault="00000000" w:rsidRPr="00000000" w14:paraId="000001F4">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220" w:before="220" w:lineRule="auto"/>
        <w:rPr>
          <w:rFonts w:ascii="Courier New" w:cs="Courier New" w:eastAsia="Courier New" w:hAnsi="Courier New"/>
          <w:color w:val="ffffff"/>
          <w:sz w:val="24"/>
          <w:szCs w:val="24"/>
        </w:rPr>
      </w:pPr>
      <w:r w:rsidDel="00000000" w:rsidR="00000000" w:rsidRPr="00000000">
        <w:rPr>
          <w:rFonts w:ascii="Cousine" w:cs="Cousine" w:eastAsia="Cousine" w:hAnsi="Cousine"/>
          <w:color w:val="ffffff"/>
          <w:sz w:val="24"/>
          <w:szCs w:val="24"/>
          <w:rtl w:val="0"/>
        </w:rPr>
        <w:t xml:space="preserve">    "to_address_v2": "7/28 Thành thái, phường diên hồng, tp hồ chí minh",</w:t>
      </w:r>
    </w:p>
    <w:p w:rsidR="00000000" w:rsidDel="00000000" w:rsidP="00000000" w:rsidRDefault="00000000" w:rsidRPr="00000000" w14:paraId="000001F5">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220" w:before="22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"is_new_to_address": true</w:t>
      </w:r>
    </w:p>
    <w:p w:rsidR="00000000" w:rsidDel="00000000" w:rsidP="00000000" w:rsidRDefault="00000000" w:rsidRPr="00000000" w14:paraId="000001F6">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220" w:before="220" w:lineRule="auto"/>
        <w:rPr/>
      </w:pPr>
      <w:r w:rsidDel="00000000" w:rsidR="00000000" w:rsidRPr="00000000">
        <w:rPr>
          <w:rFonts w:ascii="Courier New" w:cs="Courier New" w:eastAsia="Courier New" w:hAnsi="Courier New"/>
          <w:color w:val="ffffff"/>
          <w:sz w:val="24"/>
          <w:szCs w:val="24"/>
          <w:rtl w:val="0"/>
        </w:rPr>
        <w:t xml:space="preserve">} '</w:t>
      </w:r>
      <w:r w:rsidDel="00000000" w:rsidR="00000000" w:rsidRPr="00000000">
        <w:rPr>
          <w:rtl w:val="0"/>
        </w:rPr>
      </w:r>
    </w:p>
    <w:p w:rsidR="00000000" w:rsidDel="00000000" w:rsidP="00000000" w:rsidRDefault="00000000" w:rsidRPr="00000000" w14:paraId="000001F7">
      <w:pPr>
        <w:rPr>
          <w:b w:val="1"/>
          <w:bCs w:val="1"/>
        </w:rPr>
      </w:pPr>
      <w:r w:rsidDel="00000000" w:rsidR="00000000" w:rsidRPr="00000000">
        <w:rPr>
          <w:b w:val="1"/>
          <w:bCs w:val="1"/>
          <w:rtl w:val="0"/>
        </w:rPr>
        <w:t xml:space="preserve">Nếu có nhu cầu sử dụng địa chỉ mới để tính phí thì:</w:t>
      </w:r>
    </w:p>
    <w:p w:rsidR="00000000" w:rsidDel="00000000" w:rsidP="00000000" w:rsidRDefault="00000000" w:rsidRPr="00000000" w14:paraId="000001F8">
      <w:pPr>
        <w:numPr>
          <w:ilvl w:val="0"/>
          <w:numId w:val="3"/>
        </w:numPr>
        <w:ind w:left="720" w:hanging="360"/>
        <w:rPr>
          <w:u w:val="none"/>
        </w:rPr>
      </w:pPr>
      <w:r w:rsidDel="00000000" w:rsidR="00000000" w:rsidRPr="00000000">
        <w:rPr>
          <w:rtl w:val="0"/>
        </w:rPr>
        <w:t xml:space="preserve">Đối với địa chỉ gửi: Bổ sung 3 field sau và không còn bắt buộc field from_district_id</w:t>
      </w: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   </w:t>
      </w:r>
    </w:p>
    <w:tbl>
      <w:tblPr>
        <w:tblStyle w:val="Table5"/>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0"/>
        <w:gridCol w:w="6480"/>
        <w:tblGridChange w:id="0">
          <w:tblGrid>
            <w:gridCol w:w="6480"/>
            <w:gridCol w:w="64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rPr/>
            </w:pPr>
            <w:ins w:author="Phương Thanh" w:id="8" w:date="2026-01-08T02:15:08Z">
              <w:r w:rsidDel="00000000" w:rsidR="00000000" w:rsidRPr="00000000">
                <w:rPr>
                  <w:rtl w:val="0"/>
                </w:rPr>
                <w:t xml:space="preserve">F</w:t>
              </w:r>
            </w:ins>
            <w:del w:author="Phương Thanh" w:id="8" w:date="2026-01-08T02:15:08Z">
              <w:r w:rsidDel="00000000" w:rsidR="00000000" w:rsidRPr="00000000">
                <w:rPr>
                  <w:rtl w:val="0"/>
                </w:rPr>
                <w:delText xml:space="preserve">f</w:delText>
              </w:r>
            </w:del>
            <w:r w:rsidDel="00000000" w:rsidR="00000000" w:rsidRPr="00000000">
              <w:rPr>
                <w:rtl w:val="0"/>
              </w:rPr>
              <w:t xml:space="preserve">rom_war</w:t>
            </w:r>
            <w:ins w:author="Phương Thanh" w:id="9" w:date="2026-01-08T02:15:06Z">
              <w:r w:rsidDel="00000000" w:rsidR="00000000" w:rsidRPr="00000000">
                <w:rPr>
                  <w:rtl w:val="0"/>
                </w:rPr>
                <w:t xml:space="preserve"> </w:t>
              </w:r>
            </w:ins>
            <w:r w:rsidDel="00000000" w:rsidR="00000000" w:rsidRPr="00000000">
              <w:rPr>
                <w:rtl w:val="0"/>
              </w:rPr>
              <w:t xml:space="preserve">d_id_v2</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color w:val="1155cc"/>
                <w:u w:val="single"/>
                <w:rtl w:val="0"/>
              </w:rPr>
              <w:t xml:space="preserve">Điền id phường xã mới, l</w:t>
            </w:r>
            <w:hyperlink w:anchor="_olrcxzcskyrr">
              <w:r w:rsidDel="00000000" w:rsidR="00000000" w:rsidRPr="00000000">
                <w:rPr>
                  <w:color w:val="1155cc"/>
                  <w:u w:val="single"/>
                  <w:rtl w:val="0"/>
                </w:rPr>
                <w:t xml:space="preserve">ấy từ danh sách Phường/xã mới</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tl w:val="0"/>
              </w:rPr>
              <w:t xml:space="preserve">from_address_v2</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tl w:val="0"/>
              </w:rPr>
              <w:t xml:space="preserve">Truyền địa chỉ text vào, do tính phí phải cần thêm địa chỉ</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tl w:val="0"/>
              </w:rPr>
              <w:t xml:space="preserve">is_new_from_address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spacing w:after="200" w:lineRule="auto"/>
              <w:ind w:left="-60" w:firstLine="0"/>
              <w:rPr/>
            </w:pPr>
            <w:r w:rsidDel="00000000" w:rsidR="00000000" w:rsidRPr="00000000">
              <w:rPr>
                <w:rtl w:val="0"/>
              </w:rPr>
              <w:t xml:space="preserve">is_new_to_address là true thì dùng đơn vị hành chính mới</w:t>
            </w:r>
            <w:r w:rsidDel="00000000" w:rsidR="00000000" w:rsidRPr="00000000">
              <w:rPr>
                <w:rtl w:val="0"/>
              </w:rPr>
            </w:r>
          </w:p>
        </w:tc>
      </w:tr>
    </w:tbl>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numPr>
          <w:ilvl w:val="0"/>
          <w:numId w:val="2"/>
        </w:numPr>
        <w:ind w:left="720" w:hanging="360"/>
        <w:rPr>
          <w:u w:val="none"/>
        </w:rPr>
      </w:pPr>
      <w:r w:rsidDel="00000000" w:rsidR="00000000" w:rsidRPr="00000000">
        <w:rPr>
          <w:rtl w:val="0"/>
        </w:rPr>
        <w:t xml:space="preserve">Đối với địa chỉ nhận: Bổ sung 3 field sau và không còn bắt buộc field to_district_id</w:t>
      </w:r>
    </w:p>
    <w:p w:rsidR="00000000" w:rsidDel="00000000" w:rsidP="00000000" w:rsidRDefault="00000000" w:rsidRPr="00000000" w14:paraId="00000202">
      <w:pPr>
        <w:rPr/>
      </w:pPr>
      <w:r w:rsidDel="00000000" w:rsidR="00000000" w:rsidRPr="00000000">
        <w:rPr>
          <w:rtl w:val="0"/>
        </w:rPr>
        <w:t xml:space="preserve">  </w:t>
      </w:r>
    </w:p>
    <w:tbl>
      <w:tblPr>
        <w:tblStyle w:val="Table6"/>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0"/>
        <w:gridCol w:w="6480"/>
        <w:tblGridChange w:id="0">
          <w:tblGrid>
            <w:gridCol w:w="6480"/>
            <w:gridCol w:w="64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rtl w:val="0"/>
              </w:rPr>
              <w:t xml:space="preserve">to_ward_id_v2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color w:val="1155cc"/>
                <w:u w:val="single"/>
                <w:rtl w:val="0"/>
              </w:rPr>
              <w:t xml:space="preserve">Điền id phường xã mới, l</w:t>
            </w:r>
            <w:hyperlink w:anchor="_olrcxzcskyrr">
              <w:r w:rsidDel="00000000" w:rsidR="00000000" w:rsidRPr="00000000">
                <w:rPr>
                  <w:color w:val="1155cc"/>
                  <w:u w:val="single"/>
                  <w:rtl w:val="0"/>
                </w:rPr>
                <w:t xml:space="preserve">ấy từ danh sách Phường/xã mới</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tl w:val="0"/>
              </w:rPr>
              <w:t xml:space="preserve">to_address_v2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t xml:space="preserve">Truyền địa chỉ text vào, do tính phí phải cần thêm địa chỉ</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tl w:val="0"/>
              </w:rPr>
              <w:t xml:space="preserve">is_new_to_address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spacing w:after="200" w:lineRule="auto"/>
              <w:ind w:left="-60" w:firstLine="0"/>
              <w:rPr/>
            </w:pPr>
            <w:r w:rsidDel="00000000" w:rsidR="00000000" w:rsidRPr="00000000">
              <w:rPr>
                <w:rtl w:val="0"/>
              </w:rPr>
              <w:t xml:space="preserve">is_new_to_address là true thì dùng đơn vị hành chính mới</w:t>
            </w:r>
            <w:r w:rsidDel="00000000" w:rsidR="00000000" w:rsidRPr="00000000">
              <w:rPr>
                <w:rtl w:val="0"/>
              </w:rPr>
            </w:r>
          </w:p>
        </w:tc>
      </w:tr>
    </w:tbl>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00" w:before="0" w:line="260" w:lineRule="auto"/>
        <w:rPr>
          <w:b w:val="1"/>
          <w:bCs w:val="1"/>
          <w:sz w:val="28"/>
          <w:szCs w:val="28"/>
          <w:highlight w:val="yellow"/>
        </w:rPr>
      </w:pPr>
      <w:bookmarkStart w:colFirst="0" w:colLast="0" w:name="_klx2hxmqeech" w:id="13"/>
      <w:bookmarkEnd w:id="13"/>
      <w:r w:rsidDel="00000000" w:rsidR="00000000" w:rsidRPr="00000000">
        <w:rPr>
          <w:b w:val="1"/>
          <w:bCs w:val="1"/>
          <w:color w:val="333333"/>
          <w:sz w:val="28"/>
          <w:szCs w:val="28"/>
          <w:highlight w:val="yellow"/>
          <w:rtl w:val="0"/>
        </w:rPr>
        <w:t xml:space="preserve">6. API lấy gói dịch vụ (</w:t>
      </w:r>
      <w:r w:rsidDel="00000000" w:rsidR="00000000" w:rsidRPr="00000000">
        <w:rPr>
          <w:b w:val="1"/>
          <w:bCs w:val="1"/>
          <w:sz w:val="28"/>
          <w:szCs w:val="28"/>
          <w:highlight w:val="yellow"/>
          <w:rtl w:val="0"/>
        </w:rPr>
        <w:t xml:space="preserve">available-services)</w:t>
      </w:r>
    </w:p>
    <w:p w:rsidR="00000000" w:rsidDel="00000000" w:rsidP="00000000" w:rsidRDefault="00000000" w:rsidRPr="00000000" w14:paraId="0000020C">
      <w:pPr>
        <w:rPr>
          <w:b w:val="1"/>
          <w:bCs w:val="1"/>
        </w:rPr>
      </w:pPr>
      <w:r w:rsidDel="00000000" w:rsidR="00000000" w:rsidRPr="00000000">
        <w:rPr>
          <w:b w:val="1"/>
          <w:bCs w:val="1"/>
          <w:rtl w:val="0"/>
        </w:rPr>
        <w:t xml:space="preserve">Nếu có nhu cầu sử dụng địa chỉ mới để lấy gói dịch vụ thì:</w:t>
      </w:r>
    </w:p>
    <w:p w:rsidR="00000000" w:rsidDel="00000000" w:rsidP="00000000" w:rsidRDefault="00000000" w:rsidRPr="00000000" w14:paraId="0000020D">
      <w:pPr>
        <w:numPr>
          <w:ilvl w:val="0"/>
          <w:numId w:val="3"/>
        </w:numPr>
        <w:ind w:left="720" w:hanging="360"/>
      </w:pPr>
      <w:r w:rsidDel="00000000" w:rsidR="00000000" w:rsidRPr="00000000">
        <w:rPr>
          <w:rtl w:val="0"/>
        </w:rPr>
        <w:t xml:space="preserve">Đối với địa chỉ gửi: Bổ sung 3 field sau và không còn bắt buộc field from_district</w:t>
      </w: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   </w:t>
      </w:r>
    </w:p>
    <w:tbl>
      <w:tblPr>
        <w:tblStyle w:val="Table7"/>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0"/>
        <w:gridCol w:w="6480"/>
        <w:tblGridChange w:id="0">
          <w:tblGrid>
            <w:gridCol w:w="6480"/>
            <w:gridCol w:w="64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tl w:val="0"/>
              </w:rPr>
              <w:t xml:space="preserve">from_ward_id_v2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color w:val="1155cc"/>
                <w:u w:val="single"/>
                <w:rtl w:val="0"/>
              </w:rPr>
              <w:t xml:space="preserve">Điền id phường xã mới, l</w:t>
            </w:r>
            <w:hyperlink w:anchor="_olrcxzcskyrr">
              <w:r w:rsidDel="00000000" w:rsidR="00000000" w:rsidRPr="00000000">
                <w:rPr>
                  <w:color w:val="1155cc"/>
                  <w:u w:val="single"/>
                  <w:rtl w:val="0"/>
                </w:rPr>
                <w:t xml:space="preserve">ấy từ danh sách Phường/xã mới</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tl w:val="0"/>
              </w:rPr>
              <w:t xml:space="preserve">from_address_v2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tl w:val="0"/>
              </w:rPr>
              <w:t xml:space="preserve">Truyền địa chỉ text vào, do tính phí phải cần thêm địa chỉ</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tl w:val="0"/>
              </w:rPr>
              <w:t xml:space="preserve">is_new_from_address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spacing w:after="200" w:lineRule="auto"/>
              <w:ind w:left="-60" w:firstLine="0"/>
              <w:rPr/>
            </w:pPr>
            <w:r w:rsidDel="00000000" w:rsidR="00000000" w:rsidRPr="00000000">
              <w:rPr>
                <w:rtl w:val="0"/>
              </w:rPr>
              <w:t xml:space="preserve">is_new_to_address là true thì dùng đơn vị hành chính mới</w:t>
            </w:r>
          </w:p>
        </w:tc>
      </w:tr>
    </w:tbl>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numPr>
          <w:ilvl w:val="0"/>
          <w:numId w:val="2"/>
        </w:numPr>
        <w:ind w:left="720" w:hanging="360"/>
      </w:pPr>
      <w:r w:rsidDel="00000000" w:rsidR="00000000" w:rsidRPr="00000000">
        <w:rPr>
          <w:rtl w:val="0"/>
        </w:rPr>
        <w:t xml:space="preserve">Đối với địa chỉ nhận: Bổ sung 3 field sau và không còn bắt buộc field to_district_id</w:t>
      </w:r>
    </w:p>
    <w:p w:rsidR="00000000" w:rsidDel="00000000" w:rsidP="00000000" w:rsidRDefault="00000000" w:rsidRPr="00000000" w14:paraId="00000217">
      <w:pPr>
        <w:rPr/>
      </w:pPr>
      <w:r w:rsidDel="00000000" w:rsidR="00000000" w:rsidRPr="00000000">
        <w:rPr>
          <w:rtl w:val="0"/>
        </w:rPr>
        <w:t xml:space="preserve">  </w:t>
      </w:r>
    </w:p>
    <w:tbl>
      <w:tblPr>
        <w:tblStyle w:val="Table8"/>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0"/>
        <w:gridCol w:w="6480"/>
        <w:tblGridChange w:id="0">
          <w:tblGrid>
            <w:gridCol w:w="6480"/>
            <w:gridCol w:w="64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rtl w:val="0"/>
              </w:rPr>
              <w:t xml:space="preserve">to_ward_id_v2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color w:val="1155cc"/>
                <w:u w:val="single"/>
                <w:rtl w:val="0"/>
              </w:rPr>
              <w:t xml:space="preserve">Điền id phường xã mới, l</w:t>
            </w:r>
            <w:hyperlink w:anchor="_olrcxzcskyrr">
              <w:r w:rsidDel="00000000" w:rsidR="00000000" w:rsidRPr="00000000">
                <w:rPr>
                  <w:color w:val="1155cc"/>
                  <w:u w:val="single"/>
                  <w:rtl w:val="0"/>
                </w:rPr>
                <w:t xml:space="preserve">ấy từ danh sách Phường/xã mới</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rtl w:val="0"/>
              </w:rPr>
              <w:t xml:space="preserve">to_address_v2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rPr/>
            </w:pPr>
            <w:r w:rsidDel="00000000" w:rsidR="00000000" w:rsidRPr="00000000">
              <w:rPr>
                <w:rtl w:val="0"/>
              </w:rPr>
              <w:t xml:space="preserve">Truyền địa chỉ text vào, do tính phí phải cần thêm địa chỉ</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rtl w:val="0"/>
              </w:rPr>
              <w:t xml:space="preserve">is_new_to_address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spacing w:after="200" w:lineRule="auto"/>
              <w:ind w:left="-60" w:firstLine="0"/>
              <w:rPr/>
            </w:pPr>
            <w:r w:rsidDel="00000000" w:rsidR="00000000" w:rsidRPr="00000000">
              <w:rPr>
                <w:rtl w:val="0"/>
              </w:rPr>
              <w:t xml:space="preserve">is_new_to_address là true thì dùng đơn vị hành chính mới</w:t>
            </w:r>
          </w:p>
        </w:tc>
      </w:tr>
    </w:tbl>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00" w:before="0" w:line="260" w:lineRule="auto"/>
        <w:rPr>
          <w:b w:val="1"/>
          <w:bCs w:val="1"/>
          <w:color w:val="333333"/>
          <w:sz w:val="28"/>
          <w:szCs w:val="28"/>
          <w:highlight w:val="yellow"/>
        </w:rPr>
      </w:pPr>
      <w:bookmarkStart w:colFirst="0" w:colLast="0" w:name="_7x9v927brik" w:id="14"/>
      <w:bookmarkEnd w:id="14"/>
      <w:r w:rsidDel="00000000" w:rsidR="00000000" w:rsidRPr="00000000">
        <w:rPr>
          <w:rtl w:val="0"/>
        </w:rPr>
      </w:r>
    </w:p>
    <w:p w:rsidR="00000000" w:rsidDel="00000000" w:rsidP="00000000" w:rsidRDefault="00000000" w:rsidRPr="00000000" w14:paraId="00000220">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00" w:before="0" w:line="260" w:lineRule="auto"/>
        <w:rPr>
          <w:sz w:val="28"/>
          <w:szCs w:val="28"/>
          <w:highlight w:val="yellow"/>
        </w:rPr>
      </w:pPr>
      <w:bookmarkStart w:colFirst="0" w:colLast="0" w:name="_e9wrc8q88nsu" w:id="15"/>
      <w:bookmarkEnd w:id="15"/>
      <w:r w:rsidDel="00000000" w:rsidR="00000000" w:rsidRPr="00000000">
        <w:rPr>
          <w:b w:val="1"/>
          <w:bCs w:val="1"/>
          <w:color w:val="333333"/>
          <w:sz w:val="28"/>
          <w:szCs w:val="28"/>
          <w:highlight w:val="yellow"/>
          <w:rtl w:val="0"/>
        </w:rPr>
        <w:t xml:space="preserve">7. API pack-services (API cũ của </w:t>
      </w:r>
      <w:r w:rsidDel="00000000" w:rsidR="00000000" w:rsidRPr="00000000">
        <w:rPr>
          <w:b w:val="1"/>
          <w:bCs w:val="1"/>
          <w:sz w:val="28"/>
          <w:szCs w:val="28"/>
          <w:highlight w:val="yellow"/>
          <w:rtl w:val="0"/>
        </w:rPr>
        <w:t xml:space="preserve">available-services</w:t>
      </w:r>
      <w:r w:rsidDel="00000000" w:rsidR="00000000" w:rsidRPr="00000000">
        <w:rPr>
          <w:sz w:val="28"/>
          <w:szCs w:val="28"/>
          <w:highlight w:val="yellow"/>
          <w:rtl w:val="0"/>
        </w:rPr>
        <w:t xml:space="preserve">)</w:t>
      </w:r>
    </w:p>
    <w:p w:rsidR="00000000" w:rsidDel="00000000" w:rsidP="00000000" w:rsidRDefault="00000000" w:rsidRPr="00000000" w14:paraId="00000221">
      <w:pPr>
        <w:rPr>
          <w:b w:val="1"/>
          <w:bCs w:val="1"/>
        </w:rPr>
      </w:pPr>
      <w:r w:rsidDel="00000000" w:rsidR="00000000" w:rsidRPr="00000000">
        <w:rPr>
          <w:b w:val="1"/>
          <w:bCs w:val="1"/>
          <w:rtl w:val="0"/>
        </w:rPr>
        <w:t xml:space="preserve">Nếu có nhu cầu sử dụng địa chỉ mới để lấy gói dịch vụ thì:</w:t>
      </w:r>
    </w:p>
    <w:p w:rsidR="00000000" w:rsidDel="00000000" w:rsidP="00000000" w:rsidRDefault="00000000" w:rsidRPr="00000000" w14:paraId="00000222">
      <w:pPr>
        <w:numPr>
          <w:ilvl w:val="0"/>
          <w:numId w:val="3"/>
        </w:numPr>
        <w:ind w:left="720" w:hanging="360"/>
      </w:pPr>
      <w:r w:rsidDel="00000000" w:rsidR="00000000" w:rsidRPr="00000000">
        <w:rPr>
          <w:rtl w:val="0"/>
        </w:rPr>
        <w:t xml:space="preserve">Đối với địa chỉ gửi: Bổ sung 3 field sau và không còn bắt buộc field from_district_id</w:t>
      </w: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   </w:t>
      </w:r>
    </w:p>
    <w:tbl>
      <w:tblPr>
        <w:tblStyle w:val="Table9"/>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0"/>
        <w:gridCol w:w="6480"/>
        <w:tblGridChange w:id="0">
          <w:tblGrid>
            <w:gridCol w:w="6480"/>
            <w:gridCol w:w="64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rtl w:val="0"/>
              </w:rPr>
              <w:t xml:space="preserve">from_ward_id_v2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rPr/>
            </w:pPr>
            <w:r w:rsidDel="00000000" w:rsidR="00000000" w:rsidRPr="00000000">
              <w:rPr>
                <w:color w:val="1155cc"/>
                <w:u w:val="single"/>
                <w:rtl w:val="0"/>
              </w:rPr>
              <w:t xml:space="preserve">Điền id phường xã mới, l</w:t>
            </w:r>
            <w:hyperlink w:anchor="_olrcxzcskyrr">
              <w:r w:rsidDel="00000000" w:rsidR="00000000" w:rsidRPr="00000000">
                <w:rPr>
                  <w:color w:val="1155cc"/>
                  <w:u w:val="single"/>
                  <w:rtl w:val="0"/>
                </w:rPr>
                <w:t xml:space="preserve">ấy từ danh sách Phường/xã mới</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rtl w:val="0"/>
              </w:rPr>
              <w:t xml:space="preserve">from_address_v2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rPr/>
            </w:pPr>
            <w:r w:rsidDel="00000000" w:rsidR="00000000" w:rsidRPr="00000000">
              <w:rPr>
                <w:rtl w:val="0"/>
              </w:rPr>
              <w:t xml:space="preserve">Truyền địa chỉ text vào, do tính phí phải cần thêm địa chỉ</w:t>
            </w:r>
          </w:p>
        </w:tc>
      </w:tr>
      <w:tr>
        <w:trPr>
          <w:cantSplit w:val="0"/>
          <w:trHeight w:val="685.92529296875" w:hRule="atLeast"/>
          <w:tblHeader w:val="0"/>
          <w:trPrChange w:author="Thịnh Nguyễn Văn" w:id="10" w:date="2025-08-23T05:56:58Z">
            <w:trPr>
              <w:cantSplit w:val="0"/>
              <w:tblHeader w:val="0"/>
            </w:trPr>
          </w:trPrChange>
        </w:trPr>
        <w:tc>
          <w:tcPr>
            <w:shd w:fill="auto" w:val="clear"/>
            <w:tcMar>
              <w:top w:w="100.0" w:type="dxa"/>
              <w:left w:w="100.0" w:type="dxa"/>
              <w:bottom w:w="100.0" w:type="dxa"/>
              <w:right w:w="100.0" w:type="dxa"/>
            </w:tcMar>
            <w:vAlign w:val="top"/>
            <w:tcPrChange w:author="Thịnh Nguyễn Văn" w:id="10" w:date="2025-08-23T05:56:58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228">
            <w:pPr>
              <w:rPr/>
            </w:pPr>
            <w:r w:rsidDel="00000000" w:rsidR="00000000" w:rsidRPr="00000000">
              <w:rPr>
                <w:rtl w:val="0"/>
              </w:rPr>
              <w:t xml:space="preserve">is_new_from_address</w:t>
            </w:r>
          </w:p>
        </w:tc>
        <w:tc>
          <w:tcPr>
            <w:shd w:fill="auto" w:val="clear"/>
            <w:tcMar>
              <w:top w:w="100.0" w:type="dxa"/>
              <w:left w:w="100.0" w:type="dxa"/>
              <w:bottom w:w="100.0" w:type="dxa"/>
              <w:right w:w="100.0" w:type="dxa"/>
            </w:tcMar>
            <w:vAlign w:val="top"/>
            <w:tcPrChange w:author="Thịnh Nguyễn Văn" w:id="10" w:date="2025-08-23T05:56:58Z">
              <w:tcPr>
                <w:shd w:fill="auto" w:val="clear"/>
                <w:tcMar>
                  <w:top w:w="100.0" w:type="dxa"/>
                  <w:left w:w="100.0" w:type="dxa"/>
                  <w:bottom w:w="100.0" w:type="dxa"/>
                  <w:right w:w="100.0" w:type="dxa"/>
                </w:tcMar>
                <w:vAlign w:val="top"/>
              </w:tcPr>
            </w:tcPrChange>
          </w:tcPr>
          <w:p w:rsidR="00000000" w:rsidDel="00000000" w:rsidP="00000000" w:rsidRDefault="00000000" w:rsidRPr="00000000" w14:paraId="00000229">
            <w:pPr>
              <w:spacing w:after="200" w:lineRule="auto"/>
              <w:ind w:left="-60" w:firstLine="0"/>
              <w:rPr/>
            </w:pPr>
            <w:r w:rsidDel="00000000" w:rsidR="00000000" w:rsidRPr="00000000">
              <w:rPr>
                <w:rtl w:val="0"/>
              </w:rPr>
              <w:t xml:space="preserve">is_new_to_address là true thì dùng đơn vị hành chính mới</w:t>
            </w:r>
          </w:p>
        </w:tc>
      </w:tr>
    </w:tbl>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numPr>
          <w:ilvl w:val="0"/>
          <w:numId w:val="2"/>
        </w:numPr>
        <w:ind w:left="720" w:hanging="360"/>
      </w:pPr>
      <w:r w:rsidDel="00000000" w:rsidR="00000000" w:rsidRPr="00000000">
        <w:rPr>
          <w:rtl w:val="0"/>
        </w:rPr>
        <w:t xml:space="preserve">Đối với địa chỉ nhận: Bổ sung 3 field sau và không còn bắt buộc field to_district_id</w:t>
      </w:r>
    </w:p>
    <w:p w:rsidR="00000000" w:rsidDel="00000000" w:rsidP="00000000" w:rsidRDefault="00000000" w:rsidRPr="00000000" w14:paraId="0000022C">
      <w:pPr>
        <w:rPr/>
      </w:pPr>
      <w:r w:rsidDel="00000000" w:rsidR="00000000" w:rsidRPr="00000000">
        <w:rPr>
          <w:rtl w:val="0"/>
        </w:rPr>
        <w:t xml:space="preserve">  </w:t>
      </w:r>
    </w:p>
    <w:tbl>
      <w:tblPr>
        <w:tblStyle w:val="Table10"/>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0"/>
        <w:gridCol w:w="6480"/>
        <w:tblGridChange w:id="0">
          <w:tblGrid>
            <w:gridCol w:w="6480"/>
            <w:gridCol w:w="64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rtl w:val="0"/>
              </w:rPr>
              <w:t xml:space="preserve">to_ward_id_v2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rPr/>
            </w:pPr>
            <w:r w:rsidDel="00000000" w:rsidR="00000000" w:rsidRPr="00000000">
              <w:rPr>
                <w:color w:val="1155cc"/>
                <w:u w:val="single"/>
                <w:rtl w:val="0"/>
              </w:rPr>
              <w:t xml:space="preserve">Điền id phường xã mới, l</w:t>
            </w:r>
            <w:hyperlink w:anchor="_olrcxzcskyrr">
              <w:r w:rsidDel="00000000" w:rsidR="00000000" w:rsidRPr="00000000">
                <w:rPr>
                  <w:color w:val="1155cc"/>
                  <w:u w:val="single"/>
                  <w:rtl w:val="0"/>
                </w:rPr>
                <w:t xml:space="preserve">ấy từ danh sách Phường/xã mới</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rPr/>
            </w:pPr>
            <w:r w:rsidDel="00000000" w:rsidR="00000000" w:rsidRPr="00000000">
              <w:rPr>
                <w:rtl w:val="0"/>
              </w:rPr>
              <w:t xml:space="preserve">to_address_v2</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rPr/>
            </w:pPr>
            <w:r w:rsidDel="00000000" w:rsidR="00000000" w:rsidRPr="00000000">
              <w:rPr>
                <w:rtl w:val="0"/>
              </w:rPr>
              <w:t xml:space="preserve">Truyền địa chỉ text vào, do tính phí phải cần thêm địa chỉ</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rPr/>
            </w:pPr>
            <w:r w:rsidDel="00000000" w:rsidR="00000000" w:rsidRPr="00000000">
              <w:rPr>
                <w:rtl w:val="0"/>
              </w:rPr>
              <w:t xml:space="preserve">is_new_to_address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spacing w:after="200" w:lineRule="auto"/>
              <w:ind w:left="-60" w:firstLine="0"/>
              <w:rPr/>
            </w:pPr>
            <w:r w:rsidDel="00000000" w:rsidR="00000000" w:rsidRPr="00000000">
              <w:rPr>
                <w:rtl w:val="0"/>
              </w:rPr>
              <w:t xml:space="preserve">is_new_to_address là true thì dùng đơn vị hành chính mới</w:t>
            </w:r>
          </w:p>
        </w:tc>
      </w:tr>
    </w:tbl>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00" w:before="0" w:line="260" w:lineRule="auto"/>
        <w:rPr>
          <w:b w:val="1"/>
          <w:bCs w:val="1"/>
          <w:color w:val="333333"/>
          <w:sz w:val="24"/>
          <w:szCs w:val="24"/>
          <w:highlight w:val="yellow"/>
        </w:rPr>
      </w:pPr>
      <w:bookmarkStart w:colFirst="0" w:colLast="0" w:name="_rtuw1mymaf6i" w:id="16"/>
      <w:bookmarkEnd w:id="16"/>
      <w:r w:rsidDel="00000000" w:rsidR="00000000" w:rsidRPr="00000000">
        <w:rPr>
          <w:b w:val="1"/>
          <w:bCs w:val="1"/>
          <w:color w:val="333333"/>
          <w:sz w:val="24"/>
          <w:szCs w:val="24"/>
          <w:highlight w:val="yellow"/>
          <w:rtl w:val="0"/>
        </w:rPr>
        <w:t xml:space="preserve">8. API Preview đơn hàng</w:t>
      </w:r>
    </w:p>
    <w:p w:rsidR="00000000" w:rsidDel="00000000" w:rsidP="00000000" w:rsidRDefault="00000000" w:rsidRPr="00000000" w14:paraId="00000236">
      <w:pPr>
        <w:spacing w:after="200" w:lineRule="auto"/>
        <w:rPr/>
      </w:pPr>
      <w:r w:rsidDel="00000000" w:rsidR="00000000" w:rsidRPr="00000000">
        <w:rPr>
          <w:b w:val="1"/>
          <w:bCs w:val="1"/>
          <w:sz w:val="24"/>
          <w:szCs w:val="24"/>
          <w:rtl w:val="0"/>
        </w:rPr>
        <w:t xml:space="preserve">Bổ sung 3 field mới ở api preview (không bắt buộc), hỗ trợ khách hàng sử dụng đơn vị hành chính mới</w:t>
      </w:r>
      <w:r w:rsidDel="00000000" w:rsidR="00000000" w:rsidRPr="00000000">
        <w:rPr>
          <w:rtl w:val="0"/>
        </w:rPr>
      </w:r>
    </w:p>
    <w:p w:rsidR="00000000" w:rsidDel="00000000" w:rsidP="00000000" w:rsidRDefault="00000000" w:rsidRPr="00000000" w14:paraId="00000237">
      <w:pPr>
        <w:numPr>
          <w:ilvl w:val="0"/>
          <w:numId w:val="1"/>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is_new_from_address: </w:t>
      </w:r>
      <w:r w:rsidDel="00000000" w:rsidR="00000000" w:rsidRPr="00000000">
        <w:rPr>
          <w:sz w:val="24"/>
          <w:szCs w:val="24"/>
          <w:rtl w:val="0"/>
        </w:rPr>
        <w:t xml:space="preserve">xác định địa chỉ gửi khách hàng nhập là địa chỉ cũ hoặc mới. TRUE là sử dụng địa chỉ mới vào các field địa chỉ, không truyền hoặc giá trị FALSE là sử dụng địa chỉ cũ vào các field địa chỉ. </w:t>
      </w:r>
      <w:r w:rsidDel="00000000" w:rsidR="00000000" w:rsidRPr="00000000">
        <w:rPr>
          <w:b w:val="1"/>
          <w:bCs w:val="1"/>
          <w:sz w:val="24"/>
          <w:szCs w:val="24"/>
          <w:highlight w:val="yellow"/>
          <w:rtl w:val="0"/>
        </w:rPr>
        <w:t xml:space="preserve">Nếu dùng địa chỉ mới thì bắt buộc phải truyền from_address, from_ward_code (hoặc from_ward_name + from_province_name)</w:t>
      </w:r>
    </w:p>
    <w:p w:rsidR="00000000" w:rsidDel="00000000" w:rsidP="00000000" w:rsidRDefault="00000000" w:rsidRPr="00000000" w14:paraId="00000238">
      <w:pPr>
        <w:numPr>
          <w:ilvl w:val="0"/>
          <w:numId w:val="1"/>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is_new_to_address: </w:t>
      </w:r>
      <w:r w:rsidDel="00000000" w:rsidR="00000000" w:rsidRPr="00000000">
        <w:rPr>
          <w:sz w:val="24"/>
          <w:szCs w:val="24"/>
          <w:rtl w:val="0"/>
        </w:rPr>
        <w:t xml:space="preserve">xác định địa chỉ nhận khách hàng nhập là địa chỉ cũ hoặc mới. Giá trị TRUE là sử dụng địa chỉ mới vào các field địa chỉ, không truyền hoặc giá trị FALSE là sử dụng địa chỉ cũ vào các field địa chỉ. </w:t>
      </w:r>
      <w:r w:rsidDel="00000000" w:rsidR="00000000" w:rsidRPr="00000000">
        <w:rPr>
          <w:b w:val="1"/>
          <w:bCs w:val="1"/>
          <w:sz w:val="24"/>
          <w:szCs w:val="24"/>
          <w:highlight w:val="yellow"/>
          <w:rtl w:val="0"/>
        </w:rPr>
        <w:t xml:space="preserve">Nếu dùng địa chỉ mới thì bắt buộc phải truyền to_address, to_ward_code (hoặc to_ward_name + to_province_name)</w:t>
      </w:r>
      <w:r w:rsidDel="00000000" w:rsidR="00000000" w:rsidRPr="00000000">
        <w:rPr>
          <w:rtl w:val="0"/>
        </w:rPr>
      </w:r>
    </w:p>
    <w:p w:rsidR="00000000" w:rsidDel="00000000" w:rsidP="00000000" w:rsidRDefault="00000000" w:rsidRPr="00000000" w14:paraId="00000239">
      <w:pPr>
        <w:numPr>
          <w:ilvl w:val="0"/>
          <w:numId w:val="1"/>
        </w:numPr>
        <w:spacing w:after="200" w:line="360" w:lineRule="auto"/>
        <w:ind w:left="720" w:hanging="360"/>
        <w:rPr>
          <w:rFonts w:ascii="Times New Roman" w:cs="Times New Roman" w:eastAsia="Times New Roman" w:hAnsi="Times New Roman"/>
          <w:sz w:val="24"/>
          <w:szCs w:val="24"/>
        </w:rPr>
      </w:pPr>
      <w:r w:rsidDel="00000000" w:rsidR="00000000" w:rsidRPr="00000000">
        <w:rPr>
          <w:b w:val="1"/>
          <w:bCs w:val="1"/>
          <w:sz w:val="24"/>
          <w:szCs w:val="24"/>
          <w:rtl w:val="0"/>
        </w:rPr>
        <w:t xml:space="preserve">is_new_return_address: </w:t>
      </w:r>
      <w:r w:rsidDel="00000000" w:rsidR="00000000" w:rsidRPr="00000000">
        <w:rPr>
          <w:sz w:val="24"/>
          <w:szCs w:val="24"/>
          <w:rtl w:val="0"/>
        </w:rPr>
        <w:t xml:space="preserve">xác định địa chỉ trả khách hàng nhập là địa chỉ cũ hoặc mới. Giá trị TRUE là sử dụng địa chỉ mới vào các field địa chỉ, không truyền hoặc giá trị FALSE là sử dụng địa chỉ cũ vào các field địa chỉ. </w:t>
      </w:r>
      <w:r w:rsidDel="00000000" w:rsidR="00000000" w:rsidRPr="00000000">
        <w:rPr>
          <w:b w:val="1"/>
          <w:bCs w:val="1"/>
          <w:sz w:val="24"/>
          <w:szCs w:val="24"/>
          <w:highlight w:val="yellow"/>
          <w:rtl w:val="0"/>
        </w:rPr>
        <w:t xml:space="preserve">Nếu dùng địa chỉ mới thì bắt buộc phải truyền return_address, return_ward_code (hoặc return_ward_name + return_province_name)</w:t>
      </w:r>
      <w:r w:rsidDel="00000000" w:rsidR="00000000" w:rsidRPr="00000000">
        <w:rPr>
          <w:rtl w:val="0"/>
        </w:rPr>
      </w:r>
    </w:p>
    <w:p w:rsidR="00000000" w:rsidDel="00000000" w:rsidP="00000000" w:rsidRDefault="00000000" w:rsidRPr="00000000" w14:paraId="0000023A">
      <w:pPr>
        <w:rPr>
          <w:b w:val="1"/>
          <w:bCs w:val="1"/>
          <w:color w:val="ffffff"/>
          <w:sz w:val="24"/>
          <w:szCs w:val="24"/>
          <w:shd w:fill="4070ec" w:val="clear"/>
        </w:rPr>
      </w:pPr>
      <w:r w:rsidDel="00000000" w:rsidR="00000000" w:rsidRPr="00000000">
        <w:rPr>
          <w:b w:val="1"/>
          <w:bCs w:val="1"/>
          <w:color w:val="ffffff"/>
          <w:sz w:val="24"/>
          <w:szCs w:val="24"/>
          <w:shd w:fill="4070ec" w:val="clear"/>
          <w:rtl w:val="0"/>
        </w:rPr>
        <w:t xml:space="preserve">POST/GET</w:t>
      </w:r>
    </w:p>
    <w:p w:rsidR="00000000" w:rsidDel="00000000" w:rsidP="00000000" w:rsidRDefault="00000000" w:rsidRPr="00000000" w14:paraId="0000023B">
      <w:pPr>
        <w:spacing w:before="100" w:lineRule="auto"/>
        <w:ind w:left="-360" w:firstLine="0"/>
        <w:rPr>
          <w:color w:val="555555"/>
          <w:sz w:val="24"/>
          <w:szCs w:val="24"/>
          <w:highlight w:val="white"/>
        </w:rPr>
      </w:pPr>
      <w:r w:rsidDel="00000000" w:rsidR="00000000" w:rsidRPr="00000000">
        <w:rPr>
          <w:color w:val="555555"/>
          <w:sz w:val="24"/>
          <w:szCs w:val="24"/>
          <w:highlight w:val="white"/>
          <w:rtl w:val="0"/>
        </w:rPr>
        <w:t xml:space="preserve">Production</w:t>
      </w:r>
    </w:p>
    <w:p w:rsidR="00000000" w:rsidDel="00000000" w:rsidP="00000000" w:rsidRDefault="00000000" w:rsidRPr="00000000" w14:paraId="0000023C">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40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https://online-gateway.ghn.vn/shiip/public-api/v2/shipping-order/preview</w:t>
      </w:r>
    </w:p>
    <w:p w:rsidR="00000000" w:rsidDel="00000000" w:rsidP="00000000" w:rsidRDefault="00000000" w:rsidRPr="00000000" w14:paraId="0000023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3E">
      <w:pPr>
        <w:spacing w:before="100" w:lineRule="auto"/>
        <w:ind w:left="-360" w:firstLine="0"/>
        <w:rPr>
          <w:color w:val="555555"/>
          <w:sz w:val="24"/>
          <w:szCs w:val="24"/>
          <w:highlight w:val="white"/>
        </w:rPr>
      </w:pPr>
      <w:r w:rsidDel="00000000" w:rsidR="00000000" w:rsidRPr="00000000">
        <w:rPr>
          <w:color w:val="555555"/>
          <w:sz w:val="24"/>
          <w:szCs w:val="24"/>
          <w:highlight w:val="white"/>
          <w:rtl w:val="0"/>
        </w:rPr>
        <w:t xml:space="preserve">Test</w:t>
      </w:r>
    </w:p>
    <w:p w:rsidR="00000000" w:rsidDel="00000000" w:rsidP="00000000" w:rsidRDefault="00000000" w:rsidRPr="00000000" w14:paraId="0000023F">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400" w:lineRule="auto"/>
        <w:rPr>
          <w:color w:val="808080"/>
          <w:sz w:val="24"/>
          <w:szCs w:val="24"/>
          <w:highlight w:val="yellow"/>
        </w:rPr>
      </w:pPr>
      <w:r w:rsidDel="00000000" w:rsidR="00000000" w:rsidRPr="00000000">
        <w:rPr>
          <w:rFonts w:ascii="Courier New" w:cs="Courier New" w:eastAsia="Courier New" w:hAnsi="Courier New"/>
          <w:color w:val="ffffff"/>
          <w:sz w:val="24"/>
          <w:szCs w:val="24"/>
          <w:rtl w:val="0"/>
        </w:rPr>
        <w:t xml:space="preserve">https://dev-online-gateway.ghn.vn/shiip/public-api/v2/shipping-order/preview</w:t>
      </w:r>
      <w:r w:rsidDel="00000000" w:rsidR="00000000" w:rsidRPr="00000000">
        <w:rPr>
          <w:rtl w:val="0"/>
        </w:rPr>
      </w:r>
    </w:p>
    <w:p w:rsidR="00000000" w:rsidDel="00000000" w:rsidP="00000000" w:rsidRDefault="00000000" w:rsidRPr="00000000" w14:paraId="00000240">
      <w:pPr>
        <w:spacing w:after="200" w:line="360" w:lineRule="auto"/>
        <w:rPr>
          <w:color w:val="808080"/>
          <w:sz w:val="24"/>
          <w:szCs w:val="24"/>
          <w:highlight w:val="yellow"/>
        </w:rPr>
      </w:pPr>
      <w:r w:rsidDel="00000000" w:rsidR="00000000" w:rsidRPr="00000000">
        <w:rPr>
          <w:rtl w:val="0"/>
        </w:rPr>
      </w:r>
    </w:p>
    <w:p w:rsidR="00000000" w:rsidDel="00000000" w:rsidP="00000000" w:rsidRDefault="00000000" w:rsidRPr="00000000" w14:paraId="00000241">
      <w:pPr>
        <w:spacing w:after="200" w:line="360" w:lineRule="auto"/>
        <w:rPr>
          <w:b w:val="1"/>
          <w:bCs w:val="1"/>
          <w:sz w:val="24"/>
          <w:szCs w:val="24"/>
        </w:rPr>
      </w:pPr>
      <w:r w:rsidDel="00000000" w:rsidR="00000000" w:rsidRPr="00000000">
        <w:rPr>
          <w:b w:val="1"/>
          <w:bCs w:val="1"/>
          <w:sz w:val="24"/>
          <w:szCs w:val="24"/>
          <w:rtl w:val="0"/>
        </w:rPr>
        <w:t xml:space="preserve">CURL mẫu:</w:t>
      </w:r>
    </w:p>
    <w:p w:rsidR="00000000" w:rsidDel="00000000" w:rsidP="00000000" w:rsidRDefault="00000000" w:rsidRPr="00000000" w14:paraId="00000242">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40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curl --location --request POST '</w:t>
      </w:r>
      <w:r w:rsidDel="00000000" w:rsidR="00000000" w:rsidRPr="00000000">
        <w:rPr>
          <w:rFonts w:ascii="Courier New" w:cs="Courier New" w:eastAsia="Courier New" w:hAnsi="Courier New"/>
          <w:color w:val="ffffff"/>
          <w:sz w:val="21"/>
          <w:szCs w:val="21"/>
          <w:highlight w:val="black"/>
          <w:rtl w:val="0"/>
        </w:rPr>
        <w:t xml:space="preserve">https://dev-online-gateway.ghn.vn/shiip/public-api/v2/shipping-order/preview</w:t>
      </w:r>
      <w:r w:rsidDel="00000000" w:rsidR="00000000" w:rsidRPr="00000000">
        <w:rPr>
          <w:rFonts w:ascii="Courier New" w:cs="Courier New" w:eastAsia="Courier New" w:hAnsi="Courier New"/>
          <w:color w:val="ffffff"/>
          <w:sz w:val="24"/>
          <w:szCs w:val="24"/>
          <w:rtl w:val="0"/>
        </w:rPr>
        <w:t xml:space="preserve">' \</w:t>
        <w:br w:type="textWrapping"/>
        <w:t xml:space="preserve">--header 'Content-Type: application/json' \</w:t>
      </w:r>
    </w:p>
    <w:p w:rsidR="00000000" w:rsidDel="00000000" w:rsidP="00000000" w:rsidRDefault="00000000" w:rsidRPr="00000000" w14:paraId="00000243">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40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--header 'ShopId: 193270' \</w:t>
      </w:r>
    </w:p>
    <w:p w:rsidR="00000000" w:rsidDel="00000000" w:rsidP="00000000" w:rsidRDefault="00000000" w:rsidRPr="00000000" w14:paraId="00000244">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40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--header 'Token: 568912b0-e502-11ef-b2e4-6ec7c647cc27' \</w:t>
      </w:r>
    </w:p>
    <w:p w:rsidR="00000000" w:rsidDel="00000000" w:rsidP="00000000" w:rsidRDefault="00000000" w:rsidRPr="00000000" w14:paraId="00000245">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40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--data-raw '{</w:t>
      </w:r>
    </w:p>
    <w:p w:rsidR="00000000" w:rsidDel="00000000" w:rsidP="00000000" w:rsidRDefault="00000000" w:rsidRPr="00000000" w14:paraId="00000246">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40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"payment_type_id": 2,</w:t>
      </w:r>
    </w:p>
    <w:p w:rsidR="00000000" w:rsidDel="00000000" w:rsidP="00000000" w:rsidRDefault="00000000" w:rsidRPr="00000000" w14:paraId="00000247">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40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"note": "Tintest 123",</w:t>
      </w:r>
    </w:p>
    <w:p w:rsidR="00000000" w:rsidDel="00000000" w:rsidP="00000000" w:rsidRDefault="00000000" w:rsidRPr="00000000" w14:paraId="00000248">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40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"required_note": "KHONGCHOXEMHANG",</w:t>
      </w:r>
    </w:p>
    <w:p w:rsidR="00000000" w:rsidDel="00000000" w:rsidP="00000000" w:rsidRDefault="00000000" w:rsidRPr="00000000" w14:paraId="00000249">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40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"return_phone": "0332190158",</w:t>
      </w:r>
    </w:p>
    <w:p w:rsidR="00000000" w:rsidDel="00000000" w:rsidP="00000000" w:rsidRDefault="00000000" w:rsidRPr="00000000" w14:paraId="0000024A">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40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"is_new_return_address": false,</w:t>
      </w:r>
    </w:p>
    <w:p w:rsidR="00000000" w:rsidDel="00000000" w:rsidP="00000000" w:rsidRDefault="00000000" w:rsidRPr="00000000" w14:paraId="0000024B">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40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"return_address": null,</w:t>
      </w:r>
    </w:p>
    <w:p w:rsidR="00000000" w:rsidDel="00000000" w:rsidP="00000000" w:rsidRDefault="00000000" w:rsidRPr="00000000" w14:paraId="0000024C">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40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"return_district_id": null,</w:t>
      </w:r>
    </w:p>
    <w:p w:rsidR="00000000" w:rsidDel="00000000" w:rsidP="00000000" w:rsidRDefault="00000000" w:rsidRPr="00000000" w14:paraId="0000024D">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40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"return_ward_code": null,</w:t>
      </w:r>
    </w:p>
    <w:p w:rsidR="00000000" w:rsidDel="00000000" w:rsidP="00000000" w:rsidRDefault="00000000" w:rsidRPr="00000000" w14:paraId="0000024E">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40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"client_order_code": "",</w:t>
      </w:r>
    </w:p>
    <w:p w:rsidR="00000000" w:rsidDel="00000000" w:rsidP="00000000" w:rsidRDefault="00000000" w:rsidRPr="00000000" w14:paraId="0000024F">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40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"from_name": "TinTest124",</w:t>
      </w:r>
    </w:p>
    <w:p w:rsidR="00000000" w:rsidDel="00000000" w:rsidP="00000000" w:rsidRDefault="00000000" w:rsidRPr="00000000" w14:paraId="00000250">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40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"from_phone": "0987654321",</w:t>
      </w:r>
    </w:p>
    <w:p w:rsidR="00000000" w:rsidDel="00000000" w:rsidP="00000000" w:rsidRDefault="00000000" w:rsidRPr="00000000" w14:paraId="00000251">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40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"is_new_from_address": true,</w:t>
      </w:r>
    </w:p>
    <w:p w:rsidR="00000000" w:rsidDel="00000000" w:rsidP="00000000" w:rsidRDefault="00000000" w:rsidRPr="00000000" w14:paraId="00000252">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400" w:lineRule="auto"/>
        <w:rPr>
          <w:rFonts w:ascii="Courier New" w:cs="Courier New" w:eastAsia="Courier New" w:hAnsi="Courier New"/>
          <w:color w:val="ffffff"/>
          <w:sz w:val="24"/>
          <w:szCs w:val="24"/>
        </w:rPr>
      </w:pPr>
      <w:r w:rsidDel="00000000" w:rsidR="00000000" w:rsidRPr="00000000">
        <w:rPr>
          <w:rFonts w:ascii="Cousine" w:cs="Cousine" w:eastAsia="Cousine" w:hAnsi="Cousine"/>
          <w:color w:val="ffffff"/>
          <w:sz w:val="24"/>
          <w:szCs w:val="24"/>
          <w:rtl w:val="0"/>
        </w:rPr>
        <w:t xml:space="preserve">    "from_address": "72 Thành Thái, Phường Diên Hồng, Hồ Chí Minh, Vietnam",</w:t>
      </w:r>
    </w:p>
    <w:p w:rsidR="00000000" w:rsidDel="00000000" w:rsidP="00000000" w:rsidRDefault="00000000" w:rsidRPr="00000000" w14:paraId="00000253">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400" w:lineRule="auto"/>
        <w:rPr>
          <w:rFonts w:ascii="Courier New" w:cs="Courier New" w:eastAsia="Courier New" w:hAnsi="Courier New"/>
          <w:color w:val="ffffff"/>
          <w:sz w:val="24"/>
          <w:szCs w:val="24"/>
        </w:rPr>
      </w:pPr>
      <w:r w:rsidDel="00000000" w:rsidR="00000000" w:rsidRPr="00000000">
        <w:rPr>
          <w:rFonts w:ascii="Cousine" w:cs="Cousine" w:eastAsia="Cousine" w:hAnsi="Cousine"/>
          <w:color w:val="ffffff"/>
          <w:sz w:val="24"/>
          <w:szCs w:val="24"/>
          <w:rtl w:val="0"/>
        </w:rPr>
        <w:t xml:space="preserve">    "from_ward_name": "Phường Diên Hồng",</w:t>
      </w:r>
    </w:p>
    <w:p w:rsidR="00000000" w:rsidDel="00000000" w:rsidP="00000000" w:rsidRDefault="00000000" w:rsidRPr="00000000" w14:paraId="00000254">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40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"from_province_name": "HCM",</w:t>
      </w:r>
    </w:p>
    <w:p w:rsidR="00000000" w:rsidDel="00000000" w:rsidP="00000000" w:rsidRDefault="00000000" w:rsidRPr="00000000" w14:paraId="00000255">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40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"to_name": "TinTest124",</w:t>
      </w:r>
    </w:p>
    <w:p w:rsidR="00000000" w:rsidDel="00000000" w:rsidP="00000000" w:rsidRDefault="00000000" w:rsidRPr="00000000" w14:paraId="00000256">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40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"to_phone": "0987654321",</w:t>
      </w:r>
    </w:p>
    <w:p w:rsidR="00000000" w:rsidDel="00000000" w:rsidP="00000000" w:rsidRDefault="00000000" w:rsidRPr="00000000" w14:paraId="00000257">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40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"is_new_to_address": true,</w:t>
      </w:r>
    </w:p>
    <w:p w:rsidR="00000000" w:rsidDel="00000000" w:rsidP="00000000" w:rsidRDefault="00000000" w:rsidRPr="00000000" w14:paraId="00000258">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400" w:lineRule="auto"/>
        <w:rPr>
          <w:rFonts w:ascii="Courier New" w:cs="Courier New" w:eastAsia="Courier New" w:hAnsi="Courier New"/>
          <w:color w:val="ffffff"/>
          <w:sz w:val="24"/>
          <w:szCs w:val="24"/>
        </w:rPr>
      </w:pPr>
      <w:r w:rsidDel="00000000" w:rsidR="00000000" w:rsidRPr="00000000">
        <w:rPr>
          <w:rFonts w:ascii="Cousine" w:cs="Cousine" w:eastAsia="Cousine" w:hAnsi="Cousine"/>
          <w:color w:val="ffffff"/>
          <w:sz w:val="24"/>
          <w:szCs w:val="24"/>
          <w:rtl w:val="0"/>
        </w:rPr>
        <w:t xml:space="preserve">    "to_address": "72 Thành Thái, Phường 14, Quận 10, Hồ Chí Minh, Vietnam",</w:t>
      </w:r>
    </w:p>
    <w:p w:rsidR="00000000" w:rsidDel="00000000" w:rsidP="00000000" w:rsidRDefault="00000000" w:rsidRPr="00000000" w14:paraId="00000259">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400" w:lineRule="auto"/>
        <w:rPr>
          <w:rFonts w:ascii="Courier New" w:cs="Courier New" w:eastAsia="Courier New" w:hAnsi="Courier New"/>
          <w:color w:val="ffffff"/>
          <w:sz w:val="24"/>
          <w:szCs w:val="24"/>
        </w:rPr>
      </w:pPr>
      <w:r w:rsidDel="00000000" w:rsidR="00000000" w:rsidRPr="00000000">
        <w:rPr>
          <w:rFonts w:ascii="Cousine" w:cs="Cousine" w:eastAsia="Cousine" w:hAnsi="Cousine"/>
          <w:color w:val="ffffff"/>
          <w:sz w:val="24"/>
          <w:szCs w:val="24"/>
          <w:rtl w:val="0"/>
        </w:rPr>
        <w:t xml:space="preserve">    "to_ward_name": "Phường Diên Hồng",</w:t>
      </w:r>
    </w:p>
    <w:p w:rsidR="00000000" w:rsidDel="00000000" w:rsidP="00000000" w:rsidRDefault="00000000" w:rsidRPr="00000000" w14:paraId="0000025A">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40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"to_province_name": "HCM",</w:t>
      </w:r>
    </w:p>
    <w:p w:rsidR="00000000" w:rsidDel="00000000" w:rsidP="00000000" w:rsidRDefault="00000000" w:rsidRPr="00000000" w14:paraId="0000025B">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40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"cod_amount": 200000,</w:t>
      </w:r>
    </w:p>
    <w:p w:rsidR="00000000" w:rsidDel="00000000" w:rsidP="00000000" w:rsidRDefault="00000000" w:rsidRPr="00000000" w14:paraId="0000025C">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40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"content": "Theo New York Times",</w:t>
      </w:r>
    </w:p>
    <w:p w:rsidR="00000000" w:rsidDel="00000000" w:rsidP="00000000" w:rsidRDefault="00000000" w:rsidRPr="00000000" w14:paraId="0000025D">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40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"length": 12,</w:t>
      </w:r>
    </w:p>
    <w:p w:rsidR="00000000" w:rsidDel="00000000" w:rsidP="00000000" w:rsidRDefault="00000000" w:rsidRPr="00000000" w14:paraId="0000025E">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40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"width": 12,</w:t>
      </w:r>
    </w:p>
    <w:p w:rsidR="00000000" w:rsidDel="00000000" w:rsidP="00000000" w:rsidRDefault="00000000" w:rsidRPr="00000000" w14:paraId="0000025F">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40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"height": 12,</w:t>
        <w:br w:type="textWrapping"/>
        <w:t xml:space="preserve">    "weight": 1200,</w:t>
      </w:r>
    </w:p>
    <w:p w:rsidR="00000000" w:rsidDel="00000000" w:rsidP="00000000" w:rsidRDefault="00000000" w:rsidRPr="00000000" w14:paraId="00000260">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40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"cod_failed_amount": 2000,                  </w:t>
      </w:r>
    </w:p>
    <w:p w:rsidR="00000000" w:rsidDel="00000000" w:rsidP="00000000" w:rsidRDefault="00000000" w:rsidRPr="00000000" w14:paraId="00000261">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40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"insurance_value": 10000000,</w:t>
      </w:r>
    </w:p>
    <w:p w:rsidR="00000000" w:rsidDel="00000000" w:rsidP="00000000" w:rsidRDefault="00000000" w:rsidRPr="00000000" w14:paraId="00000262">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40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"service_type_id": 2,</w:t>
      </w:r>
    </w:p>
    <w:p w:rsidR="00000000" w:rsidDel="00000000" w:rsidP="00000000" w:rsidRDefault="00000000" w:rsidRPr="00000000" w14:paraId="00000263">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40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"items": [</w:t>
      </w:r>
    </w:p>
    <w:p w:rsidR="00000000" w:rsidDel="00000000" w:rsidP="00000000" w:rsidRDefault="00000000" w:rsidRPr="00000000" w14:paraId="00000264">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40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w:t>
      </w:r>
    </w:p>
    <w:p w:rsidR="00000000" w:rsidDel="00000000" w:rsidP="00000000" w:rsidRDefault="00000000" w:rsidRPr="00000000" w14:paraId="00000265">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40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"name": "Áo Polo",</w:t>
      </w:r>
    </w:p>
    <w:p w:rsidR="00000000" w:rsidDel="00000000" w:rsidP="00000000" w:rsidRDefault="00000000" w:rsidRPr="00000000" w14:paraId="00000266">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40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"code": "Polo123",</w:t>
      </w:r>
    </w:p>
    <w:p w:rsidR="00000000" w:rsidDel="00000000" w:rsidP="00000000" w:rsidRDefault="00000000" w:rsidRPr="00000000" w14:paraId="00000267">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40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"quantity": 1,</w:t>
      </w:r>
    </w:p>
    <w:p w:rsidR="00000000" w:rsidDel="00000000" w:rsidP="00000000" w:rsidRDefault="00000000" w:rsidRPr="00000000" w14:paraId="00000268">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40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"price": 200000,</w:t>
      </w:r>
    </w:p>
    <w:p w:rsidR="00000000" w:rsidDel="00000000" w:rsidP="00000000" w:rsidRDefault="00000000" w:rsidRPr="00000000" w14:paraId="00000269">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40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"length": 12,</w:t>
      </w:r>
    </w:p>
    <w:p w:rsidR="00000000" w:rsidDel="00000000" w:rsidP="00000000" w:rsidRDefault="00000000" w:rsidRPr="00000000" w14:paraId="0000026A">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40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"width": 12,</w:t>
      </w:r>
    </w:p>
    <w:p w:rsidR="00000000" w:rsidDel="00000000" w:rsidP="00000000" w:rsidRDefault="00000000" w:rsidRPr="00000000" w14:paraId="0000026B">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40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"height": 12,</w:t>
        <w:br w:type="textWrapping"/>
        <w:t xml:space="preserve">        "weight": 1200,</w:t>
      </w:r>
    </w:p>
    <w:p w:rsidR="00000000" w:rsidDel="00000000" w:rsidP="00000000" w:rsidRDefault="00000000" w:rsidRPr="00000000" w14:paraId="0000026C">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40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"category":</w:t>
      </w:r>
    </w:p>
    <w:p w:rsidR="00000000" w:rsidDel="00000000" w:rsidP="00000000" w:rsidRDefault="00000000" w:rsidRPr="00000000" w14:paraId="0000026D">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40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w:t>
      </w:r>
    </w:p>
    <w:p w:rsidR="00000000" w:rsidDel="00000000" w:rsidP="00000000" w:rsidRDefault="00000000" w:rsidRPr="00000000" w14:paraId="0000026E">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40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"level1": "Áo"</w:t>
      </w:r>
    </w:p>
    <w:p w:rsidR="00000000" w:rsidDel="00000000" w:rsidP="00000000" w:rsidRDefault="00000000" w:rsidRPr="00000000" w14:paraId="0000026F">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400"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4"/>
          <w:szCs w:val="24"/>
          <w:rtl w:val="0"/>
        </w:rPr>
        <w:t xml:space="preserve">        }</w:t>
      </w:r>
    </w:p>
    <w:p w:rsidR="00000000" w:rsidDel="00000000" w:rsidP="00000000" w:rsidRDefault="00000000" w:rsidRPr="00000000" w14:paraId="00000270">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400" w:lineRule="auto"/>
        <w:rPr/>
      </w:pPr>
      <w:r w:rsidDel="00000000" w:rsidR="00000000" w:rsidRPr="00000000">
        <w:rPr>
          <w:rFonts w:ascii="Courier New" w:cs="Courier New" w:eastAsia="Courier New" w:hAnsi="Courier New"/>
          <w:color w:val="ffffff"/>
          <w:sz w:val="24"/>
          <w:szCs w:val="24"/>
          <w:rtl w:val="0"/>
        </w:rPr>
        <w:t xml:space="preserve">    }]</w:t>
        <w:br w:type="textWrapping"/>
        <w:t xml:space="preserve">}'</w:t>
      </w:r>
      <w:r w:rsidDel="00000000" w:rsidR="00000000" w:rsidRPr="00000000">
        <w:rPr>
          <w:rtl w:val="0"/>
        </w:rPr>
      </w:r>
    </w:p>
    <w:p w:rsidR="00000000" w:rsidDel="00000000" w:rsidP="00000000" w:rsidRDefault="00000000" w:rsidRPr="00000000" w14:paraId="0000027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00" w:before="0" w:line="260" w:lineRule="auto"/>
        <w:rPr>
          <w:b w:val="1"/>
          <w:bCs w:val="1"/>
          <w:color w:val="333333"/>
          <w:sz w:val="24"/>
          <w:szCs w:val="24"/>
          <w:highlight w:val="yellow"/>
        </w:rPr>
      </w:pPr>
      <w:bookmarkStart w:colFirst="0" w:colLast="0" w:name="_4s70uimlaj8w" w:id="17"/>
      <w:bookmarkEnd w:id="17"/>
      <w:r w:rsidDel="00000000" w:rsidR="00000000" w:rsidRPr="00000000">
        <w:br w:type="page"/>
      </w:r>
      <w:r w:rsidDel="00000000" w:rsidR="00000000" w:rsidRPr="00000000">
        <w:rPr>
          <w:rtl w:val="0"/>
        </w:rPr>
      </w:r>
    </w:p>
    <w:p w:rsidR="00000000" w:rsidDel="00000000" w:rsidP="00000000" w:rsidRDefault="00000000" w:rsidRPr="00000000" w14:paraId="0000027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00" w:before="0" w:line="260" w:lineRule="auto"/>
        <w:rPr>
          <w:b w:val="1"/>
          <w:bCs w:val="1"/>
          <w:color w:val="333333"/>
          <w:sz w:val="24"/>
          <w:szCs w:val="24"/>
          <w:highlight w:val="yellow"/>
        </w:rPr>
      </w:pPr>
      <w:bookmarkStart w:colFirst="0" w:colLast="0" w:name="_l9vasb7z9k1y" w:id="18"/>
      <w:bookmarkEnd w:id="18"/>
      <w:r w:rsidDel="00000000" w:rsidR="00000000" w:rsidRPr="00000000">
        <w:rPr>
          <w:b w:val="1"/>
          <w:bCs w:val="1"/>
          <w:color w:val="333333"/>
          <w:sz w:val="24"/>
          <w:szCs w:val="24"/>
          <w:highlight w:val="yellow"/>
          <w:rtl w:val="0"/>
        </w:rPr>
        <w:t xml:space="preserve">9. API Tạo cửa hàng</w:t>
      </w:r>
    </w:p>
    <w:p w:rsidR="00000000" w:rsidDel="00000000" w:rsidP="00000000" w:rsidRDefault="00000000" w:rsidRPr="00000000" w14:paraId="00000273">
      <w:pPr>
        <w:rPr>
          <w:sz w:val="24"/>
          <w:szCs w:val="24"/>
        </w:rPr>
      </w:pPr>
      <w:r w:rsidDel="00000000" w:rsidR="00000000" w:rsidRPr="00000000">
        <w:rPr>
          <w:sz w:val="24"/>
          <w:szCs w:val="24"/>
          <w:rtl w:val="0"/>
        </w:rPr>
        <w:t xml:space="preserve">Bổ sung thêm field </w:t>
      </w:r>
      <w:r w:rsidDel="00000000" w:rsidR="00000000" w:rsidRPr="00000000">
        <w:rPr>
          <w:b w:val="1"/>
          <w:bCs w:val="1"/>
          <w:sz w:val="24"/>
          <w:szCs w:val="24"/>
          <w:rtl w:val="0"/>
        </w:rPr>
        <w:t xml:space="preserve">is_new_address </w:t>
      </w:r>
      <w:r w:rsidDel="00000000" w:rsidR="00000000" w:rsidRPr="00000000">
        <w:rPr>
          <w:sz w:val="24"/>
          <w:szCs w:val="24"/>
          <w:rtl w:val="0"/>
        </w:rPr>
        <w:t xml:space="preserve">ở API tạo cửa hàng </w:t>
      </w:r>
      <w:r w:rsidDel="00000000" w:rsidR="00000000" w:rsidRPr="00000000">
        <w:rPr>
          <w:b w:val="1"/>
          <w:bCs w:val="1"/>
          <w:sz w:val="24"/>
          <w:szCs w:val="24"/>
          <w:rtl w:val="0"/>
        </w:rPr>
        <w:t xml:space="preserve">(không bắt buộc)</w:t>
      </w:r>
      <w:r w:rsidDel="00000000" w:rsidR="00000000" w:rsidRPr="00000000">
        <w:rPr>
          <w:sz w:val="24"/>
          <w:szCs w:val="24"/>
          <w:rtl w:val="0"/>
        </w:rPr>
        <w:t xml:space="preserve">, hỗ trợ khách hàng sử dụng đơn vị hành chính mới</w:t>
      </w:r>
    </w:p>
    <w:p w:rsidR="00000000" w:rsidDel="00000000" w:rsidP="00000000" w:rsidRDefault="00000000" w:rsidRPr="00000000" w14:paraId="00000274">
      <w:pPr>
        <w:rPr>
          <w:b w:val="1"/>
          <w:bCs w:val="1"/>
          <w:sz w:val="24"/>
          <w:szCs w:val="24"/>
        </w:rPr>
      </w:pPr>
      <w:r w:rsidDel="00000000" w:rsidR="00000000" w:rsidRPr="00000000">
        <w:rPr>
          <w:rtl w:val="0"/>
        </w:rPr>
      </w:r>
    </w:p>
    <w:p w:rsidR="00000000" w:rsidDel="00000000" w:rsidP="00000000" w:rsidRDefault="00000000" w:rsidRPr="00000000" w14:paraId="00000275">
      <w:pPr>
        <w:rPr>
          <w:b w:val="1"/>
          <w:bCs w:val="1"/>
          <w:sz w:val="24"/>
          <w:szCs w:val="24"/>
        </w:rPr>
      </w:pPr>
      <w:r w:rsidDel="00000000" w:rsidR="00000000" w:rsidRPr="00000000">
        <w:rPr>
          <w:b w:val="1"/>
          <w:bCs w:val="1"/>
          <w:sz w:val="24"/>
          <w:szCs w:val="24"/>
          <w:rtl w:val="0"/>
        </w:rPr>
        <w:t xml:space="preserve">is_new_address: </w:t>
      </w:r>
      <w:r w:rsidDel="00000000" w:rsidR="00000000" w:rsidRPr="00000000">
        <w:rPr>
          <w:sz w:val="24"/>
          <w:szCs w:val="24"/>
          <w:rtl w:val="0"/>
        </w:rPr>
        <w:t xml:space="preserve">field dùng để</w:t>
      </w:r>
      <w:r w:rsidDel="00000000" w:rsidR="00000000" w:rsidRPr="00000000">
        <w:rPr>
          <w:b w:val="1"/>
          <w:bCs w:val="1"/>
          <w:sz w:val="24"/>
          <w:szCs w:val="24"/>
          <w:rtl w:val="0"/>
        </w:rPr>
        <w:t xml:space="preserve"> </w:t>
      </w:r>
      <w:r w:rsidDel="00000000" w:rsidR="00000000" w:rsidRPr="00000000">
        <w:rPr>
          <w:sz w:val="24"/>
          <w:szCs w:val="24"/>
          <w:rtl w:val="0"/>
        </w:rPr>
        <w:t xml:space="preserve">xác định địa chỉ cửa hàng là địa chỉ cũ hoặc mới. Giá trị TRUE là sử dụng địa chỉ mới, không truyền hoặc giá trị FALSE là sử dụng địa chỉ cũ (Nếu dùng địa chỉ cũ thì truyền 2 field địa chỉ là </w:t>
      </w:r>
      <w:r w:rsidDel="00000000" w:rsidR="00000000" w:rsidRPr="00000000">
        <w:rPr>
          <w:b w:val="1"/>
          <w:bCs w:val="1"/>
          <w:sz w:val="24"/>
          <w:szCs w:val="24"/>
          <w:rtl w:val="0"/>
        </w:rPr>
        <w:t xml:space="preserve">ward_code </w:t>
      </w:r>
      <w:r w:rsidDel="00000000" w:rsidR="00000000" w:rsidRPr="00000000">
        <w:rPr>
          <w:sz w:val="24"/>
          <w:szCs w:val="24"/>
          <w:rtl w:val="0"/>
        </w:rPr>
        <w:t xml:space="preserve">và </w:t>
      </w:r>
      <w:r w:rsidDel="00000000" w:rsidR="00000000" w:rsidRPr="00000000">
        <w:rPr>
          <w:b w:val="1"/>
          <w:bCs w:val="1"/>
          <w:sz w:val="24"/>
          <w:szCs w:val="24"/>
          <w:rtl w:val="0"/>
        </w:rPr>
        <w:t xml:space="preserve">address</w:t>
      </w:r>
      <w:r w:rsidDel="00000000" w:rsidR="00000000" w:rsidRPr="00000000">
        <w:rPr>
          <w:sz w:val="24"/>
          <w:szCs w:val="24"/>
          <w:rtl w:val="0"/>
        </w:rPr>
        <w:t xml:space="preserve">, nếu dùng địa chỉ mới thì truyền 2 field </w:t>
      </w:r>
      <w:r w:rsidDel="00000000" w:rsidR="00000000" w:rsidRPr="00000000">
        <w:rPr>
          <w:b w:val="1"/>
          <w:bCs w:val="1"/>
          <w:sz w:val="24"/>
          <w:szCs w:val="24"/>
          <w:rtl w:val="0"/>
        </w:rPr>
        <w:t xml:space="preserve">ward_id_v2 </w:t>
      </w:r>
      <w:r w:rsidDel="00000000" w:rsidR="00000000" w:rsidRPr="00000000">
        <w:rPr>
          <w:sz w:val="24"/>
          <w:szCs w:val="24"/>
          <w:rtl w:val="0"/>
        </w:rPr>
        <w:t xml:space="preserve">và </w:t>
      </w:r>
      <w:r w:rsidDel="00000000" w:rsidR="00000000" w:rsidRPr="00000000">
        <w:rPr>
          <w:b w:val="1"/>
          <w:bCs w:val="1"/>
          <w:sz w:val="24"/>
          <w:szCs w:val="24"/>
          <w:rtl w:val="0"/>
        </w:rPr>
        <w:t xml:space="preserve">address_v2 </w:t>
      </w:r>
      <w:r w:rsidDel="00000000" w:rsidR="00000000" w:rsidRPr="00000000">
        <w:rPr>
          <w:sz w:val="24"/>
          <w:szCs w:val="24"/>
          <w:rtl w:val="0"/>
        </w:rPr>
        <w:t xml:space="preserve">thay cho </w:t>
      </w:r>
      <w:r w:rsidDel="00000000" w:rsidR="00000000" w:rsidRPr="00000000">
        <w:rPr>
          <w:b w:val="1"/>
          <w:bCs w:val="1"/>
          <w:sz w:val="24"/>
          <w:szCs w:val="24"/>
          <w:rtl w:val="0"/>
        </w:rPr>
        <w:t xml:space="preserve">ward_code </w:t>
      </w:r>
      <w:r w:rsidDel="00000000" w:rsidR="00000000" w:rsidRPr="00000000">
        <w:rPr>
          <w:sz w:val="24"/>
          <w:szCs w:val="24"/>
          <w:rtl w:val="0"/>
        </w:rPr>
        <w:t xml:space="preserve">và </w:t>
      </w:r>
      <w:r w:rsidDel="00000000" w:rsidR="00000000" w:rsidRPr="00000000">
        <w:rPr>
          <w:b w:val="1"/>
          <w:bCs w:val="1"/>
          <w:sz w:val="24"/>
          <w:szCs w:val="24"/>
          <w:rtl w:val="0"/>
        </w:rPr>
        <w:t xml:space="preserve">address)</w:t>
      </w:r>
    </w:p>
    <w:p w:rsidR="00000000" w:rsidDel="00000000" w:rsidP="00000000" w:rsidRDefault="00000000" w:rsidRPr="00000000" w14:paraId="00000276">
      <w:pPr>
        <w:rPr>
          <w:sz w:val="24"/>
          <w:szCs w:val="24"/>
        </w:rPr>
      </w:pPr>
      <w:r w:rsidDel="00000000" w:rsidR="00000000" w:rsidRPr="00000000">
        <w:rPr>
          <w:rtl w:val="0"/>
        </w:rPr>
      </w:r>
    </w:p>
    <w:p w:rsidR="00000000" w:rsidDel="00000000" w:rsidP="00000000" w:rsidRDefault="00000000" w:rsidRPr="00000000" w14:paraId="00000277">
      <w:pPr>
        <w:rPr>
          <w:b w:val="1"/>
          <w:bCs w:val="1"/>
          <w:color w:val="ffffff"/>
          <w:sz w:val="24"/>
          <w:szCs w:val="24"/>
          <w:shd w:fill="4070ec" w:val="clear"/>
        </w:rPr>
      </w:pPr>
      <w:r w:rsidDel="00000000" w:rsidR="00000000" w:rsidRPr="00000000">
        <w:rPr>
          <w:b w:val="1"/>
          <w:bCs w:val="1"/>
          <w:color w:val="ffffff"/>
          <w:sz w:val="24"/>
          <w:szCs w:val="24"/>
          <w:shd w:fill="4070ec" w:val="clear"/>
          <w:rtl w:val="0"/>
        </w:rPr>
        <w:t xml:space="preserve">POST/GET</w:t>
      </w:r>
    </w:p>
    <w:p w:rsidR="00000000" w:rsidDel="00000000" w:rsidP="00000000" w:rsidRDefault="00000000" w:rsidRPr="00000000" w14:paraId="00000278">
      <w:pPr>
        <w:spacing w:before="100" w:lineRule="auto"/>
        <w:ind w:left="-360" w:firstLine="0"/>
        <w:rPr>
          <w:color w:val="555555"/>
          <w:sz w:val="24"/>
          <w:szCs w:val="24"/>
          <w:highlight w:val="white"/>
        </w:rPr>
      </w:pPr>
      <w:r w:rsidDel="00000000" w:rsidR="00000000" w:rsidRPr="00000000">
        <w:rPr>
          <w:color w:val="555555"/>
          <w:sz w:val="24"/>
          <w:szCs w:val="24"/>
          <w:highlight w:val="white"/>
          <w:rtl w:val="0"/>
        </w:rPr>
        <w:t xml:space="preserve">Production</w:t>
      </w:r>
    </w:p>
    <w:p w:rsidR="00000000" w:rsidDel="00000000" w:rsidP="00000000" w:rsidRDefault="00000000" w:rsidRPr="00000000" w14:paraId="00000279">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300" w:line="342.8568"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1"/>
          <w:szCs w:val="21"/>
          <w:highlight w:val="black"/>
          <w:rtl w:val="0"/>
        </w:rPr>
        <w:t xml:space="preserve">https://online-gateway.ghn.vn/shiip/public-api/v2/shop/register</w:t>
      </w:r>
      <w:r w:rsidDel="00000000" w:rsidR="00000000" w:rsidRPr="00000000">
        <w:rPr>
          <w:rtl w:val="0"/>
        </w:rPr>
      </w:r>
    </w:p>
    <w:p w:rsidR="00000000" w:rsidDel="00000000" w:rsidP="00000000" w:rsidRDefault="00000000" w:rsidRPr="00000000" w14:paraId="0000027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7B">
      <w:pPr>
        <w:spacing w:before="100" w:lineRule="auto"/>
        <w:ind w:left="-360" w:firstLine="0"/>
        <w:rPr>
          <w:color w:val="555555"/>
          <w:sz w:val="24"/>
          <w:szCs w:val="24"/>
          <w:highlight w:val="white"/>
        </w:rPr>
      </w:pPr>
      <w:r w:rsidDel="00000000" w:rsidR="00000000" w:rsidRPr="00000000">
        <w:rPr>
          <w:color w:val="555555"/>
          <w:sz w:val="24"/>
          <w:szCs w:val="24"/>
          <w:highlight w:val="white"/>
          <w:rtl w:val="0"/>
        </w:rPr>
        <w:t xml:space="preserve">Test</w:t>
      </w:r>
    </w:p>
    <w:p w:rsidR="00000000" w:rsidDel="00000000" w:rsidP="00000000" w:rsidRDefault="00000000" w:rsidRPr="00000000" w14:paraId="0000027C">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300" w:line="342.8568"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1"/>
          <w:szCs w:val="21"/>
          <w:highlight w:val="black"/>
          <w:rtl w:val="0"/>
        </w:rPr>
        <w:t xml:space="preserve">https://dev-online-gateway.ghn.vn/shiip/public-api/v2/shop/register</w:t>
      </w: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spacing w:after="200" w:line="360" w:lineRule="auto"/>
        <w:rPr>
          <w:color w:val="555555"/>
          <w:sz w:val="21"/>
          <w:szCs w:val="21"/>
        </w:rPr>
      </w:pPr>
      <w:r w:rsidDel="00000000" w:rsidR="00000000" w:rsidRPr="00000000">
        <w:rPr>
          <w:b w:val="1"/>
          <w:bCs w:val="1"/>
          <w:sz w:val="24"/>
          <w:szCs w:val="24"/>
          <w:rtl w:val="0"/>
        </w:rPr>
        <w:t xml:space="preserve">CURL mẫu dùng địa chỉ mới:</w:t>
      </w:r>
      <w:r w:rsidDel="00000000" w:rsidR="00000000" w:rsidRPr="00000000">
        <w:rPr>
          <w:rtl w:val="0"/>
        </w:rPr>
      </w:r>
    </w:p>
    <w:p w:rsidR="00000000" w:rsidDel="00000000" w:rsidP="00000000" w:rsidRDefault="00000000" w:rsidRPr="00000000" w14:paraId="00000281">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400"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curl --location --request GET 'https://dev-online-gateway.ghn.vn/shiip/public-api/v2/shop/register' \</w:t>
      </w:r>
    </w:p>
    <w:p w:rsidR="00000000" w:rsidDel="00000000" w:rsidP="00000000" w:rsidRDefault="00000000" w:rsidRPr="00000000" w14:paraId="00000282">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400"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--header 'Token: 44d7c8ce-78b3-11ea-a40c-e2394613f465' \</w:t>
      </w:r>
    </w:p>
    <w:p w:rsidR="00000000" w:rsidDel="00000000" w:rsidP="00000000" w:rsidRDefault="00000000" w:rsidRPr="00000000" w14:paraId="00000283">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400"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--header 'Content-Type: application/json' \</w:t>
      </w:r>
    </w:p>
    <w:p w:rsidR="00000000" w:rsidDel="00000000" w:rsidP="00000000" w:rsidRDefault="00000000" w:rsidRPr="00000000" w14:paraId="00000284">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400"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--data-raw '{</w:t>
      </w:r>
    </w:p>
    <w:p w:rsidR="00000000" w:rsidDel="00000000" w:rsidP="00000000" w:rsidRDefault="00000000" w:rsidRPr="00000000" w14:paraId="00000285">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400"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"ward_id_v2": 1003508,</w:t>
      </w:r>
    </w:p>
    <w:p w:rsidR="00000000" w:rsidDel="00000000" w:rsidP="00000000" w:rsidRDefault="00000000" w:rsidRPr="00000000" w14:paraId="00000286">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400"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"name": "Tin1123",</w:t>
      </w:r>
    </w:p>
    <w:p w:rsidR="00000000" w:rsidDel="00000000" w:rsidP="00000000" w:rsidRDefault="00000000" w:rsidRPr="00000000" w14:paraId="00000287">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400"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"phone": "0123456789",</w:t>
      </w:r>
    </w:p>
    <w:p w:rsidR="00000000" w:rsidDel="00000000" w:rsidP="00000000" w:rsidRDefault="00000000" w:rsidRPr="00000000" w14:paraId="00000288">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400" w:lineRule="auto"/>
        <w:rPr>
          <w:rFonts w:ascii="Courier New" w:cs="Courier New" w:eastAsia="Courier New" w:hAnsi="Courier New"/>
          <w:color w:val="ffffff"/>
          <w:sz w:val="21"/>
          <w:szCs w:val="21"/>
          <w:highlight w:val="black"/>
        </w:rPr>
      </w:pPr>
      <w:r w:rsidDel="00000000" w:rsidR="00000000" w:rsidRPr="00000000">
        <w:rPr>
          <w:rFonts w:ascii="Cousine" w:cs="Cousine" w:eastAsia="Cousine" w:hAnsi="Cousine"/>
          <w:color w:val="ffffff"/>
          <w:sz w:val="21"/>
          <w:szCs w:val="21"/>
          <w:highlight w:val="black"/>
          <w:rtl w:val="0"/>
        </w:rPr>
        <w:t xml:space="preserve">                            "address_v2": "7/28 Thành Thái, Phường Diên Hồng, TPHCM",</w:t>
      </w:r>
    </w:p>
    <w:p w:rsidR="00000000" w:rsidDel="00000000" w:rsidP="00000000" w:rsidRDefault="00000000" w:rsidRPr="00000000" w14:paraId="00000289">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400"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ab/>
        <w:tab/>
        <w:tab/>
        <w:tab/>
        <w:tab/>
        <w:t xml:space="preserve">"is_new_address": TRUE</w:t>
      </w:r>
    </w:p>
    <w:p w:rsidR="00000000" w:rsidDel="00000000" w:rsidP="00000000" w:rsidRDefault="00000000" w:rsidRPr="00000000" w14:paraId="0000028A">
      <w:pPr>
        <w:pBdr>
          <w:top w:color="cccccc" w:space="10" w:sz="5" w:val="single"/>
          <w:left w:color="cccccc" w:space="10" w:sz="5" w:val="single"/>
          <w:bottom w:color="cccccc" w:space="10" w:sz="5" w:val="single"/>
          <w:right w:color="cccccc" w:space="10" w:sz="5" w:val="single"/>
          <w:between w:color="cccccc" w:space="10" w:sz="5" w:val="single"/>
        </w:pBdr>
        <w:shd w:fill="000000" w:val="clear"/>
        <w:spacing w:after="300" w:line="342.8568" w:lineRule="auto"/>
        <w:rPr>
          <w:rFonts w:ascii="Courier New" w:cs="Courier New" w:eastAsia="Courier New" w:hAnsi="Courier New"/>
          <w:color w:val="ffffff"/>
          <w:sz w:val="24"/>
          <w:szCs w:val="24"/>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tl w:val="0"/>
        </w:rPr>
      </w:r>
    </w:p>
    <w:sectPr>
      <w:pgSz w:h="24480" w:w="158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Courier New"/>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tcPr>
      <w:shd w:fill="ffffff" w:val="clear"/>
    </w:tcPr>
  </w:style>
  <w:style w:type="table" w:styleId="Table4">
    <w:basedOn w:val="TableNormal"/>
    <w:tblPr>
      <w:tblStyleRowBandSize w:val="1"/>
      <w:tblStyleColBandSize w:val="1"/>
      <w:tblCellMar/>
    </w:tblPr>
    <w:tcPr>
      <w:shd w:fill="ffffff" w:val="clear"/>
    </w:tc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pi.ghn.vn/home/docs/detail?id=91" TargetMode="External"/><Relationship Id="rId7" Type="http://schemas.openxmlformats.org/officeDocument/2006/relationships/hyperlink" Target="https://api.ghn.vn/home/docs/detail?id=93" TargetMode="External"/><Relationship Id="rId8" Type="http://schemas.openxmlformats.org/officeDocument/2006/relationships/hyperlink" Target="https://api.ghn.vn/home/docs/detail?id=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